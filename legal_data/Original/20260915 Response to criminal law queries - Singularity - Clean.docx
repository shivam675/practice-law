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8E648" w14:textId="77777777" w:rsidR="00D0194C" w:rsidRPr="003A699F" w:rsidRDefault="00D0194C" w:rsidP="00BE59DB">
      <w:pPr>
        <w:widowControl w:val="0"/>
        <w:pBdr>
          <w:bottom w:val="single" w:sz="12" w:space="1" w:color="000000"/>
        </w:pBdr>
        <w:ind w:left="90" w:hanging="90"/>
        <w:rPr>
          <w:rFonts w:ascii="Garamond" w:hAnsi="Garamond"/>
          <w:b/>
          <w:bCs/>
        </w:rPr>
      </w:pPr>
      <w:r w:rsidRPr="003A699F">
        <w:rPr>
          <w:rFonts w:ascii="Garamond" w:hAnsi="Garamond"/>
          <w:b/>
          <w:bCs/>
        </w:rPr>
        <w:t>Responses to Questions</w:t>
      </w:r>
    </w:p>
    <w:p w14:paraId="01773B84" w14:textId="77777777" w:rsidR="00D0194C" w:rsidRPr="003A699F" w:rsidRDefault="00D0194C" w:rsidP="00D0194C">
      <w:pPr>
        <w:widowControl w:val="0"/>
        <w:ind w:left="360" w:hanging="360"/>
        <w:rPr>
          <w:rFonts w:ascii="Garamond" w:hAnsi="Garamond"/>
        </w:rPr>
      </w:pPr>
      <w:r w:rsidRPr="003A699F">
        <w:rPr>
          <w:rFonts w:ascii="Garamond" w:hAnsi="Garamond"/>
          <w:b/>
        </w:rPr>
        <w:t>To:</w:t>
      </w:r>
      <w:r w:rsidRPr="003A699F">
        <w:rPr>
          <w:rFonts w:ascii="Garamond" w:hAnsi="Garamond"/>
          <w:b/>
        </w:rPr>
        <w:tab/>
      </w:r>
      <w:r w:rsidRPr="003A699F">
        <w:rPr>
          <w:rFonts w:ascii="Garamond" w:hAnsi="Garamond"/>
          <w:b/>
        </w:rPr>
        <w:tab/>
      </w:r>
      <w:r w:rsidRPr="003A699F">
        <w:rPr>
          <w:rFonts w:ascii="Garamond" w:eastAsia="Calibri" w:hAnsi="Garamond"/>
          <w:bCs/>
        </w:rPr>
        <w:t>Gazprombank JSC</w:t>
      </w:r>
    </w:p>
    <w:p w14:paraId="5632E4E2" w14:textId="77777777" w:rsidR="00D0194C" w:rsidRPr="003A699F" w:rsidRDefault="00D0194C" w:rsidP="00D0194C">
      <w:pPr>
        <w:widowControl w:val="0"/>
        <w:ind w:left="360" w:hanging="360"/>
        <w:rPr>
          <w:rFonts w:ascii="Garamond" w:hAnsi="Garamond"/>
        </w:rPr>
      </w:pPr>
      <w:r w:rsidRPr="003A699F">
        <w:rPr>
          <w:rFonts w:ascii="Garamond" w:hAnsi="Garamond"/>
          <w:b/>
        </w:rPr>
        <w:t>From:</w:t>
      </w:r>
      <w:r w:rsidRPr="003A699F">
        <w:rPr>
          <w:rFonts w:ascii="Garamond" w:hAnsi="Garamond"/>
        </w:rPr>
        <w:t xml:space="preserve"> </w:t>
      </w:r>
      <w:r w:rsidRPr="003A699F">
        <w:rPr>
          <w:rFonts w:ascii="Garamond" w:hAnsi="Garamond"/>
        </w:rPr>
        <w:tab/>
        <w:t>Singularity Legal</w:t>
      </w:r>
    </w:p>
    <w:p w14:paraId="79839933" w14:textId="77777777" w:rsidR="00D0194C" w:rsidRPr="003A699F" w:rsidRDefault="00D0194C" w:rsidP="00D0194C">
      <w:pPr>
        <w:widowControl w:val="0"/>
        <w:ind w:left="709" w:hanging="709"/>
        <w:rPr>
          <w:rFonts w:ascii="Garamond" w:hAnsi="Garamond"/>
        </w:rPr>
      </w:pPr>
      <w:r w:rsidRPr="003A699F">
        <w:rPr>
          <w:rFonts w:ascii="Garamond" w:hAnsi="Garamond"/>
          <w:b/>
        </w:rPr>
        <w:t>Subject:</w:t>
      </w:r>
      <w:r w:rsidRPr="003A699F">
        <w:rPr>
          <w:rFonts w:ascii="Garamond" w:hAnsi="Garamond"/>
        </w:rPr>
        <w:t xml:space="preserve"> Responses to Questions in Email dated 10 August 2026</w:t>
      </w:r>
    </w:p>
    <w:p w14:paraId="489942CC" w14:textId="03E1ED3E" w:rsidR="00D0194C" w:rsidRPr="003A699F" w:rsidRDefault="00D0194C" w:rsidP="00D0194C">
      <w:pPr>
        <w:widowControl w:val="0"/>
        <w:pBdr>
          <w:bottom w:val="single" w:sz="12" w:space="0" w:color="000000"/>
        </w:pBdr>
        <w:ind w:left="360" w:hanging="360"/>
        <w:rPr>
          <w:rFonts w:ascii="Garamond" w:hAnsi="Garamond"/>
          <w:b/>
        </w:rPr>
      </w:pPr>
      <w:r w:rsidRPr="003A699F">
        <w:rPr>
          <w:rFonts w:ascii="Garamond" w:hAnsi="Garamond"/>
          <w:b/>
        </w:rPr>
        <w:t>Date:</w:t>
      </w:r>
      <w:r w:rsidRPr="003A699F">
        <w:rPr>
          <w:rFonts w:ascii="Garamond" w:hAnsi="Garamond"/>
        </w:rPr>
        <w:t xml:space="preserve"> </w:t>
      </w:r>
      <w:ins w:id="0" w:author="Natasha Kavalakkat" w:date="2026-09-15T18:29:00Z" w16du:dateUtc="2026-09-15T14:29:00Z">
        <w:r w:rsidR="001C6106">
          <w:rPr>
            <w:rFonts w:ascii="Garamond" w:hAnsi="Garamond"/>
          </w:rPr>
          <w:tab/>
          <w:t>16</w:t>
        </w:r>
      </w:ins>
      <w:del w:id="1" w:author="Natasha Kavalakkat" w:date="2026-09-15T18:29:00Z" w16du:dateUtc="2026-09-15T14:29:00Z">
        <w:r w:rsidRPr="003A699F" w:rsidDel="001C6106">
          <w:rPr>
            <w:rFonts w:ascii="Garamond" w:hAnsi="Garamond"/>
          </w:rPr>
          <w:tab/>
        </w:r>
        <w:r w:rsidR="00DC2FEF" w:rsidRPr="009B3B88" w:rsidDel="001C6106">
          <w:rPr>
            <w:rFonts w:ascii="Garamond" w:hAnsi="Garamond"/>
            <w:highlight w:val="yellow"/>
          </w:rPr>
          <w:delText>[]</w:delText>
        </w:r>
      </w:del>
      <w:r w:rsidR="00C24F5F">
        <w:rPr>
          <w:rFonts w:ascii="Garamond" w:hAnsi="Garamond"/>
        </w:rPr>
        <w:t xml:space="preserve"> September 2026</w:t>
      </w:r>
    </w:p>
    <w:p w14:paraId="3AA45CF5" w14:textId="77777777" w:rsidR="00D0194C" w:rsidRPr="003A699F" w:rsidRDefault="00D0194C" w:rsidP="00D0194C">
      <w:pPr>
        <w:jc w:val="center"/>
        <w:rPr>
          <w:rFonts w:ascii="Garamond" w:hAnsi="Garamond"/>
          <w:i/>
        </w:rPr>
      </w:pPr>
      <w:r w:rsidRPr="003A699F">
        <w:rPr>
          <w:rFonts w:ascii="Garamond" w:hAnsi="Garamond"/>
          <w:i/>
        </w:rPr>
        <w:t>This memorandum is provided for discussion and deliberation only and does not constitute a legal opinion.</w:t>
      </w:r>
    </w:p>
    <w:tbl>
      <w:tblPr>
        <w:tblStyle w:val="TableGrid"/>
        <w:tblW w:w="9072" w:type="dxa"/>
        <w:tblInd w:w="-5" w:type="dxa"/>
        <w:tblLook w:val="04A0" w:firstRow="1" w:lastRow="0" w:firstColumn="1" w:lastColumn="0" w:noHBand="0" w:noVBand="1"/>
      </w:tblPr>
      <w:tblGrid>
        <w:gridCol w:w="752"/>
        <w:gridCol w:w="3468"/>
        <w:gridCol w:w="3479"/>
        <w:gridCol w:w="1373"/>
      </w:tblGrid>
      <w:tr w:rsidR="00D0194C" w:rsidRPr="003A699F" w14:paraId="5E785CC9" w14:textId="77777777" w:rsidTr="007E560A">
        <w:trPr>
          <w:trHeight w:val="359"/>
        </w:trPr>
        <w:tc>
          <w:tcPr>
            <w:tcW w:w="9072" w:type="dxa"/>
            <w:gridSpan w:val="4"/>
            <w:shd w:val="clear" w:color="auto" w:fill="A6A6A6" w:themeFill="background1" w:themeFillShade="A6"/>
            <w:vAlign w:val="center"/>
          </w:tcPr>
          <w:p w14:paraId="4E8EFC78" w14:textId="77777777" w:rsidR="00D0194C" w:rsidRPr="003A699F" w:rsidRDefault="00D0194C" w:rsidP="005535E4">
            <w:pPr>
              <w:widowControl w:val="0"/>
              <w:spacing w:before="120" w:after="120"/>
              <w:jc w:val="center"/>
              <w:rPr>
                <w:rFonts w:ascii="Garamond" w:hAnsi="Garamond"/>
                <w:b/>
                <w:bCs/>
                <w:caps/>
                <w:szCs w:val="20"/>
              </w:rPr>
            </w:pPr>
            <w:bookmarkStart w:id="2" w:name="_Toc234258230"/>
            <w:bookmarkStart w:id="3" w:name="_Toc204088622"/>
            <w:bookmarkStart w:id="4" w:name="_Ref230717921"/>
            <w:bookmarkStart w:id="5" w:name="_Toc234258229"/>
            <w:r w:rsidRPr="003A699F">
              <w:rPr>
                <w:rFonts w:ascii="Garamond" w:hAnsi="Garamond"/>
                <w:b/>
                <w:bCs/>
                <w:caps/>
                <w:szCs w:val="20"/>
              </w:rPr>
              <w:t>EXECUTIVE SUMMARY</w:t>
            </w:r>
            <w:bookmarkEnd w:id="2"/>
          </w:p>
        </w:tc>
      </w:tr>
      <w:tr w:rsidR="00D0194C" w:rsidRPr="003A699F" w14:paraId="0A0B5ACF" w14:textId="77777777" w:rsidTr="007E560A">
        <w:trPr>
          <w:trHeight w:val="560"/>
        </w:trPr>
        <w:tc>
          <w:tcPr>
            <w:tcW w:w="9072" w:type="dxa"/>
            <w:gridSpan w:val="4"/>
            <w:shd w:val="clear" w:color="auto" w:fill="A6A6A6" w:themeFill="background1" w:themeFillShade="A6"/>
          </w:tcPr>
          <w:p w14:paraId="4A8C7904" w14:textId="387B8BF2" w:rsidR="00D0194C" w:rsidRPr="004E15DE" w:rsidRDefault="005F3971" w:rsidP="004E15DE">
            <w:pPr>
              <w:ind w:left="0" w:firstLine="0"/>
              <w:rPr>
                <w:rFonts w:ascii="Garamond" w:hAnsi="Garamond"/>
              </w:rPr>
            </w:pPr>
            <w:r>
              <w:rPr>
                <w:rFonts w:ascii="Garamond" w:hAnsi="Garamond"/>
                <w:szCs w:val="20"/>
                <w:lang w:val="en-GB"/>
              </w:rPr>
              <w:t>This memorandum answers GPB</w:t>
            </w:r>
            <w:r w:rsidR="00B45964">
              <w:rPr>
                <w:rFonts w:ascii="Garamond" w:hAnsi="Garamond"/>
                <w:szCs w:val="20"/>
                <w:lang w:val="en-GB"/>
              </w:rPr>
              <w:t>’</w:t>
            </w:r>
            <w:r>
              <w:rPr>
                <w:rFonts w:ascii="Garamond" w:hAnsi="Garamond"/>
                <w:szCs w:val="20"/>
                <w:lang w:val="en-GB"/>
              </w:rPr>
              <w:t>s questions on whether the Russian criminal proceedings may support action against Mr Gaurav Sood or his assets in India, and whether GPB could recover through those measures.</w:t>
            </w:r>
            <w:r w:rsidR="004E15DE">
              <w:rPr>
                <w:rFonts w:ascii="Garamond" w:hAnsi="Garamond"/>
                <w:szCs w:val="20"/>
                <w:lang w:val="en-GB"/>
              </w:rPr>
              <w:t xml:space="preserve"> </w:t>
            </w:r>
            <w:r w:rsidR="004E15DE" w:rsidRPr="004E15DE">
              <w:rPr>
                <w:rFonts w:ascii="Garamond" w:hAnsi="Garamond"/>
              </w:rPr>
              <w:t>Unless otherwise defined in this memorandum, capitalised terms and expressions used herein shall have the same meaning ascribed to them in our previous opinion dated 7 July 2026.</w:t>
            </w:r>
          </w:p>
        </w:tc>
      </w:tr>
      <w:tr w:rsidR="00D0194C" w:rsidRPr="003A699F" w14:paraId="7EDBF52B" w14:textId="77777777" w:rsidTr="007E560A">
        <w:trPr>
          <w:trHeight w:val="413"/>
        </w:trPr>
        <w:tc>
          <w:tcPr>
            <w:tcW w:w="752" w:type="dxa"/>
            <w:shd w:val="clear" w:color="auto" w:fill="A6A6A6" w:themeFill="background1" w:themeFillShade="A6"/>
            <w:vAlign w:val="center"/>
          </w:tcPr>
          <w:p w14:paraId="70A76E32" w14:textId="77777777" w:rsidR="00D0194C" w:rsidRPr="003A699F" w:rsidRDefault="00D0194C" w:rsidP="00BE59DB">
            <w:pPr>
              <w:widowControl w:val="0"/>
              <w:spacing w:before="120" w:after="120"/>
              <w:ind w:left="0" w:firstLine="0"/>
              <w:jc w:val="center"/>
              <w:rPr>
                <w:rFonts w:ascii="Garamond" w:hAnsi="Garamond"/>
                <w:b/>
                <w:bCs/>
                <w:szCs w:val="20"/>
              </w:rPr>
            </w:pPr>
            <w:r w:rsidRPr="003A699F">
              <w:rPr>
                <w:rFonts w:ascii="Garamond" w:hAnsi="Garamond"/>
                <w:b/>
                <w:bCs/>
                <w:szCs w:val="20"/>
              </w:rPr>
              <w:t>Sr.</w:t>
            </w:r>
          </w:p>
        </w:tc>
        <w:tc>
          <w:tcPr>
            <w:tcW w:w="3468" w:type="dxa"/>
            <w:shd w:val="clear" w:color="auto" w:fill="A6A6A6" w:themeFill="background1" w:themeFillShade="A6"/>
            <w:vAlign w:val="center"/>
            <w:hideMark/>
          </w:tcPr>
          <w:p w14:paraId="623B5A70" w14:textId="77777777" w:rsidR="00D0194C" w:rsidRPr="003A699F" w:rsidRDefault="00D0194C" w:rsidP="00BE59DB">
            <w:pPr>
              <w:widowControl w:val="0"/>
              <w:spacing w:before="120" w:after="120"/>
              <w:jc w:val="center"/>
              <w:rPr>
                <w:rFonts w:ascii="Garamond" w:hAnsi="Garamond"/>
                <w:b/>
                <w:bCs/>
                <w:szCs w:val="20"/>
                <w:lang w:val="en-IN"/>
              </w:rPr>
            </w:pPr>
            <w:r w:rsidRPr="003A699F">
              <w:rPr>
                <w:rFonts w:ascii="Garamond" w:hAnsi="Garamond"/>
                <w:b/>
                <w:bCs/>
                <w:szCs w:val="20"/>
              </w:rPr>
              <w:t>Questions</w:t>
            </w:r>
          </w:p>
        </w:tc>
        <w:tc>
          <w:tcPr>
            <w:tcW w:w="3479" w:type="dxa"/>
            <w:shd w:val="clear" w:color="auto" w:fill="A6A6A6" w:themeFill="background1" w:themeFillShade="A6"/>
            <w:vAlign w:val="center"/>
            <w:hideMark/>
          </w:tcPr>
          <w:p w14:paraId="1A0978A5" w14:textId="77777777" w:rsidR="00D0194C" w:rsidRPr="003A699F" w:rsidRDefault="00D0194C" w:rsidP="00BE59DB">
            <w:pPr>
              <w:widowControl w:val="0"/>
              <w:spacing w:before="120" w:after="120"/>
              <w:jc w:val="center"/>
              <w:rPr>
                <w:rFonts w:ascii="Garamond" w:hAnsi="Garamond"/>
                <w:b/>
                <w:bCs/>
                <w:szCs w:val="20"/>
              </w:rPr>
            </w:pPr>
            <w:r w:rsidRPr="003A699F">
              <w:rPr>
                <w:rFonts w:ascii="Garamond" w:hAnsi="Garamond"/>
                <w:b/>
                <w:bCs/>
                <w:szCs w:val="20"/>
              </w:rPr>
              <w:t>Responses</w:t>
            </w:r>
          </w:p>
        </w:tc>
        <w:tc>
          <w:tcPr>
            <w:tcW w:w="1373" w:type="dxa"/>
            <w:shd w:val="clear" w:color="auto" w:fill="A6A6A6" w:themeFill="background1" w:themeFillShade="A6"/>
            <w:vAlign w:val="center"/>
          </w:tcPr>
          <w:p w14:paraId="78661260" w14:textId="77777777" w:rsidR="00D0194C" w:rsidRPr="003A699F" w:rsidRDefault="00D0194C" w:rsidP="00BE59DB">
            <w:pPr>
              <w:widowControl w:val="0"/>
              <w:spacing w:before="120" w:after="120"/>
              <w:ind w:left="0" w:firstLine="0"/>
              <w:jc w:val="center"/>
              <w:rPr>
                <w:rFonts w:ascii="Garamond" w:hAnsi="Garamond"/>
                <w:b/>
                <w:bCs/>
                <w:szCs w:val="20"/>
              </w:rPr>
            </w:pPr>
            <w:r w:rsidRPr="003A699F">
              <w:rPr>
                <w:rFonts w:ascii="Garamond" w:hAnsi="Garamond"/>
                <w:b/>
                <w:bCs/>
                <w:szCs w:val="20"/>
              </w:rPr>
              <w:t>Pgs.</w:t>
            </w:r>
          </w:p>
        </w:tc>
      </w:tr>
      <w:tr w:rsidR="00D0194C" w:rsidRPr="003A699F" w14:paraId="1DBA81FD" w14:textId="77777777" w:rsidTr="007E560A">
        <w:trPr>
          <w:trHeight w:val="151"/>
        </w:trPr>
        <w:tc>
          <w:tcPr>
            <w:tcW w:w="752" w:type="dxa"/>
          </w:tcPr>
          <w:p w14:paraId="57595C0B" w14:textId="77777777" w:rsidR="00D0194C" w:rsidRPr="003A699F" w:rsidRDefault="00D0194C" w:rsidP="00E67CC8">
            <w:pPr>
              <w:pStyle w:val="ListParagraph"/>
              <w:widowControl w:val="0"/>
              <w:numPr>
                <w:ilvl w:val="0"/>
                <w:numId w:val="17"/>
              </w:numPr>
              <w:spacing w:before="120" w:after="120"/>
              <w:ind w:left="180" w:hanging="180"/>
              <w:contextualSpacing w:val="0"/>
              <w:jc w:val="center"/>
              <w:rPr>
                <w:rFonts w:ascii="Garamond" w:hAnsi="Garamond"/>
                <w:szCs w:val="20"/>
              </w:rPr>
            </w:pPr>
          </w:p>
        </w:tc>
        <w:tc>
          <w:tcPr>
            <w:tcW w:w="3468" w:type="dxa"/>
            <w:hideMark/>
          </w:tcPr>
          <w:p w14:paraId="4C3E1352" w14:textId="5B5CA275" w:rsidR="00D3590D" w:rsidRPr="003A699F" w:rsidRDefault="00D3590D" w:rsidP="00DC2FEF">
            <w:pPr>
              <w:widowControl w:val="0"/>
              <w:spacing w:before="120" w:after="120"/>
              <w:ind w:left="0" w:firstLine="0"/>
              <w:rPr>
                <w:rFonts w:ascii="Garamond" w:hAnsi="Garamond"/>
                <w:szCs w:val="20"/>
                <w:lang w:val="en-IN"/>
              </w:rPr>
            </w:pPr>
            <w:r w:rsidRPr="003A699F">
              <w:rPr>
                <w:rFonts w:ascii="Garamond" w:hAnsi="Garamond"/>
                <w:szCs w:val="20"/>
              </w:rPr>
              <w:t xml:space="preserve">Could the criminal proceedings in Russia against </w:t>
            </w:r>
            <w:r w:rsidR="00BA3BCF" w:rsidRPr="003A699F">
              <w:rPr>
                <w:rFonts w:ascii="Garamond" w:hAnsi="Garamond"/>
                <w:szCs w:val="20"/>
              </w:rPr>
              <w:t>Mr</w:t>
            </w:r>
            <w:r w:rsidRPr="003A699F">
              <w:rPr>
                <w:rFonts w:ascii="Garamond" w:hAnsi="Garamond"/>
                <w:szCs w:val="20"/>
              </w:rPr>
              <w:t xml:space="preserve"> Sood, along with the subsequent international search, result in:</w:t>
            </w:r>
          </w:p>
          <w:p w14:paraId="0478180B" w14:textId="4ABA2F72" w:rsidR="00D3590D" w:rsidRPr="003A699F" w:rsidRDefault="00D3590D" w:rsidP="00DC2FEF">
            <w:pPr>
              <w:pStyle w:val="ListParagraph"/>
              <w:widowControl w:val="0"/>
              <w:numPr>
                <w:ilvl w:val="0"/>
                <w:numId w:val="40"/>
              </w:numPr>
              <w:ind w:left="360"/>
              <w:rPr>
                <w:rFonts w:ascii="Garamond" w:hAnsi="Garamond"/>
                <w:szCs w:val="20"/>
                <w:lang w:val="en-IN"/>
              </w:rPr>
            </w:pPr>
            <w:r w:rsidRPr="003A699F">
              <w:rPr>
                <w:rFonts w:ascii="Garamond" w:hAnsi="Garamond"/>
                <w:szCs w:val="20"/>
              </w:rPr>
              <w:t>The attachment (freezing/seizure) of his assets in India?</w:t>
            </w:r>
          </w:p>
          <w:p w14:paraId="0E3F1D04" w14:textId="56B1739E" w:rsidR="00D3590D" w:rsidRPr="003A699F" w:rsidRDefault="00D3590D" w:rsidP="00DC2FEF">
            <w:pPr>
              <w:pStyle w:val="ListParagraph"/>
              <w:widowControl w:val="0"/>
              <w:numPr>
                <w:ilvl w:val="0"/>
                <w:numId w:val="40"/>
              </w:numPr>
              <w:ind w:left="360"/>
              <w:rPr>
                <w:rFonts w:ascii="Garamond" w:hAnsi="Garamond"/>
                <w:szCs w:val="20"/>
                <w:lang w:val="en-IN"/>
              </w:rPr>
            </w:pPr>
            <w:r w:rsidRPr="003A699F">
              <w:rPr>
                <w:rFonts w:ascii="Garamond" w:hAnsi="Garamond"/>
                <w:szCs w:val="20"/>
              </w:rPr>
              <w:t>The initiation of a separate criminal case in India?</w:t>
            </w:r>
          </w:p>
          <w:p w14:paraId="2648CCB7" w14:textId="099DED69" w:rsidR="00D3590D" w:rsidRPr="003A699F" w:rsidDel="009B3976" w:rsidRDefault="00D3590D" w:rsidP="00DC2FEF">
            <w:pPr>
              <w:widowControl w:val="0"/>
              <w:spacing w:before="120" w:after="120"/>
              <w:ind w:left="0" w:firstLine="0"/>
              <w:rPr>
                <w:del w:id="6" w:author="Aryan Sharma" w:date="2026-09-15T17:44:00Z" w16du:dateUtc="2026-09-15T12:14:00Z"/>
                <w:rFonts w:ascii="Garamond" w:hAnsi="Garamond"/>
                <w:szCs w:val="20"/>
              </w:rPr>
            </w:pPr>
            <w:r w:rsidRPr="003A699F">
              <w:rPr>
                <w:rFonts w:ascii="Garamond" w:hAnsi="Garamond"/>
                <w:szCs w:val="20"/>
              </w:rPr>
              <w:t>If so, what is the procedure, and what documents are required to initiate it? Furthermore, if assets are attached, could they eventually be sold at auction for the Bank</w:t>
            </w:r>
            <w:r w:rsidR="00B45964">
              <w:rPr>
                <w:rFonts w:ascii="Garamond" w:hAnsi="Garamond"/>
                <w:szCs w:val="20"/>
              </w:rPr>
              <w:t>’</w:t>
            </w:r>
            <w:r w:rsidRPr="003A699F">
              <w:rPr>
                <w:rFonts w:ascii="Garamond" w:hAnsi="Garamond"/>
                <w:szCs w:val="20"/>
              </w:rPr>
              <w:t>s benefit, once the Bank obtains a Russian court judgment ordering compensation for its civil claim within the criminal proceedings?</w:t>
            </w:r>
          </w:p>
          <w:p w14:paraId="1A2D01B8" w14:textId="77777777" w:rsidR="00D0194C" w:rsidRPr="003A699F" w:rsidRDefault="00D0194C">
            <w:pPr>
              <w:widowControl w:val="0"/>
              <w:spacing w:before="120" w:after="120"/>
              <w:ind w:left="0" w:firstLine="0"/>
              <w:rPr>
                <w:rFonts w:ascii="Garamond" w:hAnsi="Garamond"/>
                <w:szCs w:val="20"/>
              </w:rPr>
              <w:pPrChange w:id="7" w:author="Aryan Sharma" w:date="2026-09-15T17:44:00Z" w16du:dateUtc="2026-09-15T12:14:00Z">
                <w:pPr>
                  <w:widowControl w:val="0"/>
                  <w:spacing w:before="120" w:after="120"/>
                </w:pPr>
              </w:pPrChange>
            </w:pPr>
          </w:p>
        </w:tc>
        <w:tc>
          <w:tcPr>
            <w:tcW w:w="3479" w:type="dxa"/>
            <w:hideMark/>
          </w:tcPr>
          <w:p w14:paraId="4BA79CA7" w14:textId="237F70A6" w:rsidR="00D0194C" w:rsidRPr="003A699F" w:rsidRDefault="005F3971" w:rsidP="005F3971">
            <w:pPr>
              <w:widowControl w:val="0"/>
              <w:spacing w:before="120" w:after="120"/>
              <w:ind w:left="0" w:firstLine="0"/>
              <w:rPr>
                <w:rFonts w:ascii="Garamond" w:hAnsi="Garamond"/>
                <w:szCs w:val="20"/>
              </w:rPr>
            </w:pPr>
            <w:r>
              <w:rPr>
                <w:rFonts w:ascii="Garamond" w:hAnsi="Garamond"/>
                <w:szCs w:val="20"/>
                <w:lang w:val="en-GB"/>
              </w:rPr>
              <w:t>Russian proceedings may support attachment in India only through the India-Russia MLAT and Indian law. The asset must be proceeds of crime or, arguably, untainted property of equivalent value. An international search may help locate Mr Sood or his assets but does not itself create an Indian attachment or prosecution. Property forfeited through this route ordinarily vests in India and is not automatically available to GPB.</w:t>
            </w:r>
          </w:p>
        </w:tc>
        <w:tc>
          <w:tcPr>
            <w:tcW w:w="1373" w:type="dxa"/>
          </w:tcPr>
          <w:p w14:paraId="78317DF8" w14:textId="0262FF51" w:rsidR="00D0194C" w:rsidRPr="003A699F" w:rsidRDefault="00BE59DB" w:rsidP="007E560A">
            <w:pPr>
              <w:widowControl w:val="0"/>
              <w:spacing w:before="120" w:after="120"/>
              <w:ind w:left="0" w:firstLine="0"/>
              <w:jc w:val="center"/>
              <w:rPr>
                <w:rFonts w:ascii="Garamond" w:hAnsi="Garamond"/>
                <w:szCs w:val="20"/>
              </w:rPr>
            </w:pPr>
            <w:r>
              <w:rPr>
                <w:rFonts w:ascii="Garamond" w:hAnsi="Garamond"/>
                <w:szCs w:val="20"/>
              </w:rPr>
              <w:t>2-</w:t>
            </w:r>
            <w:r w:rsidR="004E15DE">
              <w:rPr>
                <w:rFonts w:ascii="Garamond" w:hAnsi="Garamond"/>
                <w:szCs w:val="20"/>
              </w:rPr>
              <w:t>4</w:t>
            </w:r>
          </w:p>
        </w:tc>
      </w:tr>
      <w:tr w:rsidR="00D0194C" w:rsidRPr="003A699F" w14:paraId="7CA3C2F9" w14:textId="77777777" w:rsidTr="007E560A">
        <w:trPr>
          <w:trHeight w:val="20"/>
        </w:trPr>
        <w:tc>
          <w:tcPr>
            <w:tcW w:w="752" w:type="dxa"/>
          </w:tcPr>
          <w:p w14:paraId="17199A29" w14:textId="77777777" w:rsidR="00D0194C" w:rsidRPr="003A699F" w:rsidRDefault="00D0194C" w:rsidP="00E67CC8">
            <w:pPr>
              <w:pStyle w:val="ListParagraph"/>
              <w:widowControl w:val="0"/>
              <w:numPr>
                <w:ilvl w:val="0"/>
                <w:numId w:val="17"/>
              </w:numPr>
              <w:spacing w:before="120" w:after="120"/>
              <w:ind w:left="180" w:hanging="180"/>
              <w:contextualSpacing w:val="0"/>
              <w:jc w:val="center"/>
              <w:rPr>
                <w:rFonts w:ascii="Garamond" w:hAnsi="Garamond"/>
                <w:szCs w:val="20"/>
              </w:rPr>
            </w:pPr>
          </w:p>
        </w:tc>
        <w:tc>
          <w:tcPr>
            <w:tcW w:w="3468" w:type="dxa"/>
            <w:hideMark/>
          </w:tcPr>
          <w:p w14:paraId="4C3BC2CD" w14:textId="3A9969FD" w:rsidR="00D0194C" w:rsidRPr="003A699F" w:rsidRDefault="00D3590D" w:rsidP="00DC2FEF">
            <w:pPr>
              <w:widowControl w:val="0"/>
              <w:spacing w:before="120" w:after="120"/>
              <w:ind w:left="0" w:firstLine="0"/>
              <w:rPr>
                <w:rFonts w:ascii="Garamond" w:hAnsi="Garamond"/>
                <w:szCs w:val="20"/>
              </w:rPr>
            </w:pPr>
            <w:r w:rsidRPr="003A699F">
              <w:rPr>
                <w:rFonts w:ascii="Garamond" w:hAnsi="Garamond"/>
                <w:szCs w:val="20"/>
              </w:rPr>
              <w:t>Can a separate criminal case be initiated in India, independently of the Russian criminal proceedings? If so, what steps must be taken?</w:t>
            </w:r>
          </w:p>
        </w:tc>
        <w:tc>
          <w:tcPr>
            <w:tcW w:w="3479" w:type="dxa"/>
            <w:hideMark/>
          </w:tcPr>
          <w:p w14:paraId="153AE67A" w14:textId="7F3EF567" w:rsidR="00D0194C" w:rsidRPr="003A699F" w:rsidRDefault="005F3971" w:rsidP="005F3971">
            <w:pPr>
              <w:widowControl w:val="0"/>
              <w:spacing w:before="120" w:after="120"/>
              <w:ind w:left="0" w:firstLine="0"/>
              <w:rPr>
                <w:rFonts w:ascii="Garamond" w:hAnsi="Garamond"/>
                <w:szCs w:val="20"/>
              </w:rPr>
            </w:pPr>
            <w:r>
              <w:rPr>
                <w:rFonts w:ascii="Garamond" w:hAnsi="Garamond"/>
                <w:szCs w:val="20"/>
                <w:lang w:val="en-GB"/>
              </w:rPr>
              <w:t>Yes, if the facts independently disclose an offence under Indian law. Because Mr Sood is understood to be an Indian citizen, Indian law may apply to conduct abroad. GPB may seek an FIR or file a complaint before a Magistrate. Central Government sanction is required before trial, but not before investigation.</w:t>
            </w:r>
          </w:p>
          <w:p w14:paraId="2BAD1D3F" w14:textId="77777777" w:rsidR="005F3971" w:rsidRPr="003A699F" w:rsidRDefault="005F3971" w:rsidP="005F3971">
            <w:pPr>
              <w:rPr>
                <w:rFonts w:ascii="Garamond" w:hAnsi="Garamond"/>
                <w:szCs w:val="20"/>
              </w:rPr>
            </w:pPr>
          </w:p>
        </w:tc>
        <w:tc>
          <w:tcPr>
            <w:tcW w:w="1373" w:type="dxa"/>
          </w:tcPr>
          <w:p w14:paraId="2B47CD82" w14:textId="046006F6" w:rsidR="00D0194C" w:rsidRPr="003A699F" w:rsidRDefault="004E15DE" w:rsidP="007E560A">
            <w:pPr>
              <w:widowControl w:val="0"/>
              <w:spacing w:before="120" w:after="120"/>
              <w:ind w:left="0" w:firstLine="0"/>
              <w:jc w:val="center"/>
              <w:rPr>
                <w:rFonts w:ascii="Garamond" w:hAnsi="Garamond"/>
                <w:szCs w:val="20"/>
              </w:rPr>
            </w:pPr>
            <w:r>
              <w:rPr>
                <w:rFonts w:ascii="Garamond" w:hAnsi="Garamond"/>
                <w:szCs w:val="20"/>
              </w:rPr>
              <w:t>4</w:t>
            </w:r>
            <w:r w:rsidR="00BE59DB">
              <w:rPr>
                <w:rFonts w:ascii="Garamond" w:hAnsi="Garamond"/>
                <w:szCs w:val="20"/>
              </w:rPr>
              <w:t>-</w:t>
            </w:r>
            <w:r>
              <w:rPr>
                <w:rFonts w:ascii="Garamond" w:hAnsi="Garamond"/>
                <w:szCs w:val="20"/>
              </w:rPr>
              <w:t>5</w:t>
            </w:r>
          </w:p>
        </w:tc>
      </w:tr>
      <w:tr w:rsidR="005F3971" w:rsidRPr="003A699F" w14:paraId="1863E8D0" w14:textId="77777777" w:rsidTr="007E560A">
        <w:trPr>
          <w:trHeight w:val="20"/>
        </w:trPr>
        <w:tc>
          <w:tcPr>
            <w:tcW w:w="752" w:type="dxa"/>
          </w:tcPr>
          <w:p w14:paraId="317BC6FD" w14:textId="77777777" w:rsidR="005F3971" w:rsidRPr="003A699F" w:rsidRDefault="005F3971" w:rsidP="00E67CC8">
            <w:pPr>
              <w:pStyle w:val="ListParagraph"/>
              <w:widowControl w:val="0"/>
              <w:numPr>
                <w:ilvl w:val="0"/>
                <w:numId w:val="17"/>
              </w:numPr>
              <w:spacing w:before="120" w:after="120"/>
              <w:ind w:left="180" w:hanging="180"/>
              <w:contextualSpacing w:val="0"/>
              <w:jc w:val="center"/>
              <w:rPr>
                <w:rFonts w:ascii="Garamond" w:hAnsi="Garamond"/>
                <w:szCs w:val="20"/>
              </w:rPr>
            </w:pPr>
          </w:p>
        </w:tc>
        <w:tc>
          <w:tcPr>
            <w:tcW w:w="3468" w:type="dxa"/>
            <w:hideMark/>
          </w:tcPr>
          <w:p w14:paraId="748DAD8D" w14:textId="0D461EB6" w:rsidR="005F3971" w:rsidRPr="003A699F" w:rsidRDefault="005F3971" w:rsidP="005F3971">
            <w:pPr>
              <w:widowControl w:val="0"/>
              <w:spacing w:before="120" w:after="120"/>
              <w:ind w:left="0" w:firstLine="0"/>
              <w:rPr>
                <w:rFonts w:ascii="Garamond" w:hAnsi="Garamond"/>
                <w:szCs w:val="20"/>
              </w:rPr>
            </w:pPr>
            <w:r w:rsidRPr="003A699F">
              <w:rPr>
                <w:rFonts w:ascii="Garamond" w:hAnsi="Garamond"/>
                <w:szCs w:val="20"/>
              </w:rPr>
              <w:t xml:space="preserve">If a separate criminal case is initiated in India following a petition by the Bank, could </w:t>
            </w:r>
            <w:r w:rsidR="00BA3BCF" w:rsidRPr="003A699F">
              <w:rPr>
                <w:rFonts w:ascii="Garamond" w:hAnsi="Garamond"/>
                <w:szCs w:val="20"/>
              </w:rPr>
              <w:t>Mr</w:t>
            </w:r>
            <w:r w:rsidRPr="003A699F">
              <w:rPr>
                <w:rFonts w:ascii="Garamond" w:hAnsi="Garamond"/>
                <w:szCs w:val="20"/>
              </w:rPr>
              <w:t xml:space="preserve"> Sood</w:t>
            </w:r>
            <w:r w:rsidR="00B45964">
              <w:rPr>
                <w:rFonts w:ascii="Garamond" w:hAnsi="Garamond"/>
                <w:szCs w:val="20"/>
              </w:rPr>
              <w:t>’</w:t>
            </w:r>
            <w:r w:rsidRPr="003A699F">
              <w:rPr>
                <w:rFonts w:ascii="Garamond" w:hAnsi="Garamond"/>
                <w:szCs w:val="20"/>
              </w:rPr>
              <w:t>s assets be attached? If so, could the Bank</w:t>
            </w:r>
            <w:r w:rsidR="00B45964">
              <w:rPr>
                <w:rFonts w:ascii="Garamond" w:hAnsi="Garamond"/>
                <w:szCs w:val="20"/>
              </w:rPr>
              <w:t>’</w:t>
            </w:r>
            <w:r w:rsidRPr="003A699F">
              <w:rPr>
                <w:rFonts w:ascii="Garamond" w:hAnsi="Garamond"/>
                <w:szCs w:val="20"/>
              </w:rPr>
              <w:t>s losses be recovered through these assets?</w:t>
            </w:r>
          </w:p>
        </w:tc>
        <w:tc>
          <w:tcPr>
            <w:tcW w:w="3479" w:type="dxa"/>
            <w:hideMark/>
          </w:tcPr>
          <w:p w14:paraId="7A47EBA9" w14:textId="22B75B56" w:rsidR="005F3971" w:rsidRPr="003A699F" w:rsidRDefault="005F3971" w:rsidP="005F3971">
            <w:pPr>
              <w:widowControl w:val="0"/>
              <w:spacing w:before="120" w:after="120"/>
              <w:ind w:left="0" w:firstLine="0"/>
              <w:rPr>
                <w:rFonts w:ascii="Garamond" w:hAnsi="Garamond"/>
                <w:b/>
                <w:bCs/>
                <w:szCs w:val="20"/>
              </w:rPr>
            </w:pPr>
            <w:r>
              <w:rPr>
                <w:rFonts w:ascii="Garamond" w:hAnsi="Garamond"/>
                <w:szCs w:val="20"/>
                <w:lang w:val="en-GB"/>
              </w:rPr>
              <w:t>Yes. Proceeds of crime may be attached under Section 107 BNSS and, where applicable, the PMLA. GPB may seek rateable distribution, statutory restoration or compensation following conviction. Attachment to secure an absconding accused does not itself create a recovery right.</w:t>
            </w:r>
          </w:p>
        </w:tc>
        <w:tc>
          <w:tcPr>
            <w:tcW w:w="1373" w:type="dxa"/>
          </w:tcPr>
          <w:p w14:paraId="3428B2E6" w14:textId="2291AED1" w:rsidR="005F3971" w:rsidRPr="003A699F" w:rsidRDefault="004E15DE" w:rsidP="007E560A">
            <w:pPr>
              <w:widowControl w:val="0"/>
              <w:spacing w:before="120" w:after="120"/>
              <w:ind w:left="0" w:firstLine="0"/>
              <w:jc w:val="center"/>
              <w:rPr>
                <w:rFonts w:ascii="Garamond" w:hAnsi="Garamond"/>
                <w:szCs w:val="20"/>
              </w:rPr>
            </w:pPr>
            <w:r>
              <w:rPr>
                <w:rFonts w:ascii="Garamond" w:hAnsi="Garamond"/>
                <w:szCs w:val="20"/>
              </w:rPr>
              <w:t>5-6</w:t>
            </w:r>
          </w:p>
        </w:tc>
      </w:tr>
      <w:tr w:rsidR="005F3971" w:rsidRPr="003A699F" w14:paraId="3F1F23B7" w14:textId="77777777" w:rsidTr="007E560A">
        <w:trPr>
          <w:trHeight w:val="260"/>
        </w:trPr>
        <w:tc>
          <w:tcPr>
            <w:tcW w:w="752" w:type="dxa"/>
          </w:tcPr>
          <w:p w14:paraId="4BE74370" w14:textId="77777777" w:rsidR="005F3971" w:rsidRPr="003A699F" w:rsidRDefault="005F3971" w:rsidP="00E67CC8">
            <w:pPr>
              <w:pStyle w:val="ListParagraph"/>
              <w:widowControl w:val="0"/>
              <w:numPr>
                <w:ilvl w:val="0"/>
                <w:numId w:val="17"/>
              </w:numPr>
              <w:spacing w:before="120" w:after="120"/>
              <w:ind w:left="180" w:hanging="180"/>
              <w:contextualSpacing w:val="0"/>
              <w:jc w:val="center"/>
              <w:rPr>
                <w:rFonts w:ascii="Garamond" w:hAnsi="Garamond"/>
                <w:szCs w:val="20"/>
              </w:rPr>
            </w:pPr>
          </w:p>
        </w:tc>
        <w:tc>
          <w:tcPr>
            <w:tcW w:w="3468" w:type="dxa"/>
            <w:hideMark/>
          </w:tcPr>
          <w:p w14:paraId="0212EB4B" w14:textId="4D8C9417" w:rsidR="005F3971" w:rsidRPr="003A699F" w:rsidRDefault="005F3971" w:rsidP="005F3971">
            <w:pPr>
              <w:widowControl w:val="0"/>
              <w:spacing w:before="120" w:after="120"/>
              <w:ind w:left="0" w:firstLine="0"/>
              <w:rPr>
                <w:rFonts w:ascii="Garamond" w:hAnsi="Garamond"/>
                <w:szCs w:val="20"/>
              </w:rPr>
            </w:pPr>
            <w:r w:rsidRPr="003A699F">
              <w:rPr>
                <w:rFonts w:ascii="Garamond" w:hAnsi="Garamond"/>
                <w:szCs w:val="20"/>
              </w:rPr>
              <w:t xml:space="preserve">Does a criminal asset attachment issued in India based on the Russian or Indian criminal proceedings take priority over other court orders in India, such as </w:t>
            </w:r>
            <w:r w:rsidRPr="003A699F">
              <w:rPr>
                <w:rFonts w:ascii="Garamond" w:hAnsi="Garamond"/>
                <w:szCs w:val="20"/>
              </w:rPr>
              <w:lastRenderedPageBreak/>
              <w:t>injunctions in civil proceedings?</w:t>
            </w:r>
          </w:p>
        </w:tc>
        <w:tc>
          <w:tcPr>
            <w:tcW w:w="3479" w:type="dxa"/>
            <w:hideMark/>
          </w:tcPr>
          <w:p w14:paraId="2AD95A4A" w14:textId="450593B4" w:rsidR="005F3971" w:rsidRPr="003A699F" w:rsidRDefault="005F3971" w:rsidP="005F3971">
            <w:pPr>
              <w:widowControl w:val="0"/>
              <w:spacing w:before="120" w:after="120"/>
              <w:ind w:left="0" w:firstLine="0"/>
              <w:rPr>
                <w:rFonts w:ascii="Garamond" w:hAnsi="Garamond"/>
                <w:szCs w:val="20"/>
              </w:rPr>
            </w:pPr>
            <w:r>
              <w:rPr>
                <w:rFonts w:ascii="Garamond" w:hAnsi="Garamond"/>
                <w:szCs w:val="20"/>
                <w:lang w:val="en-GB"/>
              </w:rPr>
              <w:lastRenderedPageBreak/>
              <w:t xml:space="preserve">Interim criminal attachment and civil restraint may coexist because attachment does not transfer ownership. Final forfeiture or confiscation is different: once </w:t>
            </w:r>
            <w:r>
              <w:rPr>
                <w:rFonts w:ascii="Garamond" w:hAnsi="Garamond"/>
                <w:szCs w:val="20"/>
                <w:lang w:val="en-GB"/>
              </w:rPr>
              <w:lastRenderedPageBreak/>
              <w:t>title vests in the Government, ordinary civil measures can no longer operate against that asset. A prior secured proprietary interest may receive separate protection.</w:t>
            </w:r>
          </w:p>
        </w:tc>
        <w:tc>
          <w:tcPr>
            <w:tcW w:w="1373" w:type="dxa"/>
          </w:tcPr>
          <w:p w14:paraId="6F698BA5" w14:textId="70A46705" w:rsidR="005F3971" w:rsidRPr="003A699F" w:rsidRDefault="004E15DE" w:rsidP="007E560A">
            <w:pPr>
              <w:widowControl w:val="0"/>
              <w:spacing w:before="120" w:after="120"/>
              <w:ind w:left="0" w:firstLine="0"/>
              <w:jc w:val="center"/>
              <w:rPr>
                <w:rFonts w:ascii="Garamond" w:hAnsi="Garamond"/>
                <w:szCs w:val="20"/>
              </w:rPr>
            </w:pPr>
            <w:r>
              <w:rPr>
                <w:rFonts w:ascii="Garamond" w:hAnsi="Garamond"/>
                <w:szCs w:val="20"/>
              </w:rPr>
              <w:lastRenderedPageBreak/>
              <w:t>6</w:t>
            </w:r>
            <w:r w:rsidR="00BE59DB">
              <w:rPr>
                <w:rFonts w:ascii="Garamond" w:hAnsi="Garamond"/>
                <w:szCs w:val="20"/>
              </w:rPr>
              <w:t>-</w:t>
            </w:r>
            <w:ins w:id="8" w:author="Vedanshi Mishra" w:date="2026-09-15T14:56:00Z" w16du:dateUtc="2026-09-15T09:26:00Z">
              <w:r w:rsidR="002916F1">
                <w:rPr>
                  <w:rFonts w:ascii="Garamond" w:hAnsi="Garamond"/>
                  <w:szCs w:val="20"/>
                </w:rPr>
                <w:t>8</w:t>
              </w:r>
            </w:ins>
            <w:del w:id="9" w:author="Vedanshi Mishra" w:date="2026-09-15T14:56:00Z" w16du:dateUtc="2026-09-15T09:26:00Z">
              <w:r w:rsidDel="002916F1">
                <w:rPr>
                  <w:rFonts w:ascii="Garamond" w:hAnsi="Garamond"/>
                  <w:szCs w:val="20"/>
                </w:rPr>
                <w:delText>7</w:delText>
              </w:r>
            </w:del>
          </w:p>
        </w:tc>
      </w:tr>
      <w:tr w:rsidR="005F3971" w:rsidRPr="003A699F" w14:paraId="1BC32063" w14:textId="77777777" w:rsidTr="007E560A">
        <w:trPr>
          <w:trHeight w:val="65"/>
        </w:trPr>
        <w:tc>
          <w:tcPr>
            <w:tcW w:w="752" w:type="dxa"/>
          </w:tcPr>
          <w:p w14:paraId="28A9F72D" w14:textId="77777777" w:rsidR="005F3971" w:rsidRPr="003A699F" w:rsidRDefault="005F3971" w:rsidP="00E67CC8">
            <w:pPr>
              <w:pStyle w:val="ListParagraph"/>
              <w:widowControl w:val="0"/>
              <w:numPr>
                <w:ilvl w:val="0"/>
                <w:numId w:val="17"/>
              </w:numPr>
              <w:spacing w:before="120" w:after="120"/>
              <w:ind w:left="180" w:hanging="180"/>
              <w:contextualSpacing w:val="0"/>
              <w:jc w:val="center"/>
              <w:rPr>
                <w:rFonts w:ascii="Garamond" w:hAnsi="Garamond"/>
                <w:szCs w:val="20"/>
              </w:rPr>
            </w:pPr>
          </w:p>
        </w:tc>
        <w:tc>
          <w:tcPr>
            <w:tcW w:w="3468" w:type="dxa"/>
            <w:hideMark/>
          </w:tcPr>
          <w:p w14:paraId="1B7C4F11" w14:textId="321892CB" w:rsidR="005F3971" w:rsidRPr="003A699F" w:rsidRDefault="005F3971" w:rsidP="005F3971">
            <w:pPr>
              <w:widowControl w:val="0"/>
              <w:spacing w:before="120" w:after="120"/>
              <w:ind w:left="0" w:firstLine="0"/>
              <w:rPr>
                <w:rFonts w:ascii="Garamond" w:hAnsi="Garamond"/>
                <w:szCs w:val="20"/>
              </w:rPr>
            </w:pPr>
            <w:r w:rsidRPr="003A699F">
              <w:rPr>
                <w:rFonts w:ascii="Garamond" w:hAnsi="Garamond"/>
                <w:szCs w:val="20"/>
              </w:rPr>
              <w:t>How does a criminal asset attachment in India interact with bankruptcy proceedings in either Russia or India? Are the attached assets excluded from the bankruptcy estate (</w:t>
            </w:r>
            <w:r w:rsidRPr="00A607B5">
              <w:rPr>
                <w:rFonts w:ascii="Garamond" w:hAnsi="Garamond"/>
                <w:i/>
                <w:iCs/>
                <w:rPrChange w:id="10" w:author="Aryan Sharma" w:date="2026-09-15T17:36:00Z" w16du:dateUtc="2026-09-15T12:06:00Z">
                  <w:rPr>
                    <w:rFonts w:ascii="Garamond" w:hAnsi="Garamond"/>
                  </w:rPr>
                </w:rPrChange>
              </w:rPr>
              <w:t>i.e.</w:t>
            </w:r>
            <w:r w:rsidRPr="003A699F">
              <w:rPr>
                <w:rFonts w:ascii="Garamond" w:hAnsi="Garamond"/>
                <w:szCs w:val="20"/>
              </w:rPr>
              <w:t>, can creditors claim compensation from them despite the attachment), or do they remain subject to the criminal attachment and do not increase the bankruptcy estate?</w:t>
            </w:r>
          </w:p>
        </w:tc>
        <w:tc>
          <w:tcPr>
            <w:tcW w:w="3479" w:type="dxa"/>
            <w:hideMark/>
          </w:tcPr>
          <w:p w14:paraId="0AF2113A" w14:textId="77B63433" w:rsidR="005F3971" w:rsidRPr="003A699F" w:rsidRDefault="005F3971" w:rsidP="005F3971">
            <w:pPr>
              <w:widowControl w:val="0"/>
              <w:spacing w:before="120" w:after="120"/>
              <w:ind w:left="0" w:firstLine="0"/>
              <w:rPr>
                <w:rFonts w:ascii="Garamond" w:hAnsi="Garamond"/>
                <w:szCs w:val="20"/>
              </w:rPr>
            </w:pPr>
            <w:r>
              <w:rPr>
                <w:rFonts w:ascii="Garamond" w:hAnsi="Garamond"/>
                <w:szCs w:val="20"/>
                <w:lang w:val="en-GB"/>
              </w:rPr>
              <w:t>Attachment does not ordinarily remove property from the bankruptcy estate, although it may prevent the Receiver from realising it. Final forfeiture may remove the asset from the estate by divesting Mr Sood</w:t>
            </w:r>
            <w:r w:rsidR="00B45964">
              <w:rPr>
                <w:rFonts w:ascii="Garamond" w:hAnsi="Garamond"/>
                <w:szCs w:val="20"/>
                <w:lang w:val="en-GB"/>
              </w:rPr>
              <w:t>’</w:t>
            </w:r>
            <w:r>
              <w:rPr>
                <w:rFonts w:ascii="Garamond" w:hAnsi="Garamond"/>
                <w:szCs w:val="20"/>
                <w:lang w:val="en-GB"/>
              </w:rPr>
              <w:t>s title. A Russian Receiver must first obtain recognition in India before asserting authority over Indian assets.</w:t>
            </w:r>
          </w:p>
        </w:tc>
        <w:tc>
          <w:tcPr>
            <w:tcW w:w="1373" w:type="dxa"/>
          </w:tcPr>
          <w:p w14:paraId="038B8D94" w14:textId="3D9C74DB" w:rsidR="005F3971" w:rsidRPr="003A699F" w:rsidRDefault="002916F1" w:rsidP="007E560A">
            <w:pPr>
              <w:widowControl w:val="0"/>
              <w:spacing w:before="120" w:after="120"/>
              <w:ind w:left="0" w:firstLine="0"/>
              <w:jc w:val="center"/>
              <w:rPr>
                <w:rFonts w:ascii="Garamond" w:hAnsi="Garamond"/>
                <w:szCs w:val="20"/>
              </w:rPr>
            </w:pPr>
            <w:ins w:id="11" w:author="Vedanshi Mishra" w:date="2026-09-15T14:56:00Z" w16du:dateUtc="2026-09-15T09:26:00Z">
              <w:r>
                <w:rPr>
                  <w:rFonts w:ascii="Garamond" w:hAnsi="Garamond"/>
                  <w:szCs w:val="20"/>
                </w:rPr>
                <w:t>8</w:t>
              </w:r>
            </w:ins>
            <w:del w:id="12" w:author="Vedanshi Mishra" w:date="2026-09-15T14:56:00Z" w16du:dateUtc="2026-09-15T09:26:00Z">
              <w:r w:rsidR="004E15DE" w:rsidDel="002916F1">
                <w:rPr>
                  <w:rFonts w:ascii="Garamond" w:hAnsi="Garamond"/>
                  <w:szCs w:val="20"/>
                </w:rPr>
                <w:delText>7</w:delText>
              </w:r>
            </w:del>
            <w:r w:rsidR="00BE59DB">
              <w:rPr>
                <w:rFonts w:ascii="Garamond" w:hAnsi="Garamond"/>
                <w:szCs w:val="20"/>
              </w:rPr>
              <w:t>-</w:t>
            </w:r>
            <w:ins w:id="13" w:author="Vedanshi Mishra" w:date="2026-09-15T14:56:00Z" w16du:dateUtc="2026-09-15T09:26:00Z">
              <w:r>
                <w:rPr>
                  <w:rFonts w:ascii="Garamond" w:hAnsi="Garamond"/>
                  <w:szCs w:val="20"/>
                </w:rPr>
                <w:t>9</w:t>
              </w:r>
            </w:ins>
            <w:del w:id="14" w:author="Vedanshi Mishra" w:date="2026-09-15T14:56:00Z" w16du:dateUtc="2026-09-15T09:26:00Z">
              <w:r w:rsidR="004E15DE" w:rsidDel="002916F1">
                <w:rPr>
                  <w:rFonts w:ascii="Garamond" w:hAnsi="Garamond"/>
                  <w:szCs w:val="20"/>
                </w:rPr>
                <w:delText>8</w:delText>
              </w:r>
            </w:del>
          </w:p>
        </w:tc>
      </w:tr>
    </w:tbl>
    <w:p w14:paraId="27BE4398" w14:textId="5A4EE675" w:rsidR="00D0194C" w:rsidRPr="003A699F" w:rsidRDefault="00D0194C" w:rsidP="001C0C58">
      <w:pPr>
        <w:pStyle w:val="Heading1"/>
        <w:rPr>
          <w:rFonts w:ascii="Garamond" w:hAnsi="Garamond"/>
          <w:caps w:val="0"/>
          <w:szCs w:val="20"/>
        </w:rPr>
      </w:pPr>
      <w:bookmarkStart w:id="15" w:name="_Toc234258231"/>
      <w:bookmarkEnd w:id="3"/>
      <w:bookmarkEnd w:id="4"/>
      <w:bookmarkEnd w:id="5"/>
      <w:r w:rsidRPr="003A699F">
        <w:rPr>
          <w:rFonts w:ascii="Garamond" w:hAnsi="Garamond"/>
          <w:caps w:val="0"/>
          <w:szCs w:val="20"/>
        </w:rPr>
        <w:t xml:space="preserve">QUESTION 1: </w:t>
      </w:r>
      <w:bookmarkEnd w:id="15"/>
      <w:r w:rsidRPr="003A699F">
        <w:rPr>
          <w:rFonts w:ascii="Garamond" w:hAnsi="Garamond"/>
          <w:caps w:val="0"/>
          <w:szCs w:val="20"/>
        </w:rPr>
        <w:t xml:space="preserve">ATTACHMENT AND CRIMINAL </w:t>
      </w:r>
      <w:r w:rsidR="00D00230" w:rsidRPr="003A699F">
        <w:rPr>
          <w:rFonts w:ascii="Garamond" w:hAnsi="Garamond"/>
          <w:caps w:val="0"/>
          <w:szCs w:val="20"/>
        </w:rPr>
        <w:t xml:space="preserve">PROCEEDINGS </w:t>
      </w:r>
      <w:r w:rsidRPr="003A699F">
        <w:rPr>
          <w:rFonts w:ascii="Garamond" w:hAnsi="Garamond"/>
          <w:caps w:val="0"/>
          <w:szCs w:val="20"/>
        </w:rPr>
        <w:t>IN INDIA BASED ON RUSSIAN CRIMINAL PROCEEDINGS</w:t>
      </w:r>
      <w:ins w:id="16" w:author="Aryan Sharma" w:date="2026-09-15T19:31:00Z" w16du:dateUtc="2026-09-15T14:01:00Z">
        <w:r w:rsidR="00A63282">
          <w:rPr>
            <w:rFonts w:ascii="Garamond" w:hAnsi="Garamond"/>
            <w:caps w:val="0"/>
            <w:szCs w:val="20"/>
          </w:rPr>
          <w:t xml:space="preserve"> AND INTERNATION</w:t>
        </w:r>
      </w:ins>
      <w:ins w:id="17" w:author="Vedanshi Mishra" w:date="2026-09-15T20:50:00Z" w16du:dateUtc="2026-09-15T15:20:00Z">
        <w:r w:rsidR="009C3340">
          <w:rPr>
            <w:rFonts w:ascii="Garamond" w:hAnsi="Garamond"/>
            <w:caps w:val="0"/>
            <w:szCs w:val="20"/>
          </w:rPr>
          <w:t>AL</w:t>
        </w:r>
      </w:ins>
      <w:ins w:id="18" w:author="Aryan Sharma" w:date="2026-09-15T19:31:00Z" w16du:dateUtc="2026-09-15T14:01:00Z">
        <w:r w:rsidR="00A63282">
          <w:rPr>
            <w:rFonts w:ascii="Garamond" w:hAnsi="Garamond"/>
            <w:caps w:val="0"/>
            <w:szCs w:val="20"/>
          </w:rPr>
          <w:t xml:space="preserve"> SEARCH</w:t>
        </w:r>
      </w:ins>
    </w:p>
    <w:p w14:paraId="1AE470F8" w14:textId="1A2B8607" w:rsidR="007B5FA0" w:rsidRPr="003A699F" w:rsidRDefault="008505E9" w:rsidP="001C0C58">
      <w:pPr>
        <w:pStyle w:val="ListParagraph"/>
        <w:numPr>
          <w:ilvl w:val="0"/>
          <w:numId w:val="18"/>
        </w:numPr>
        <w:contextualSpacing w:val="0"/>
        <w:rPr>
          <w:rFonts w:ascii="Garamond" w:hAnsi="Garamond"/>
        </w:rPr>
      </w:pPr>
      <w:r>
        <w:rPr>
          <w:rFonts w:ascii="Garamond" w:hAnsi="Garamond"/>
        </w:rPr>
        <w:t xml:space="preserve">The principal framework for cooperation between India and Russia </w:t>
      </w:r>
      <w:ins w:id="19" w:author="Aryan Sharma" w:date="2026-09-15T16:13:00Z" w16du:dateUtc="2026-09-15T10:43:00Z">
        <w:r w:rsidR="00D66BBC">
          <w:rPr>
            <w:rFonts w:ascii="Garamond" w:hAnsi="Garamond"/>
          </w:rPr>
          <w:t xml:space="preserve">in relation to the criminal matters </w:t>
        </w:r>
      </w:ins>
      <w:r>
        <w:rPr>
          <w:rFonts w:ascii="Garamond" w:hAnsi="Garamond"/>
        </w:rPr>
        <w:t>is the Treaty on Mutual Legal Assistance in Criminal Matters dated 21 December 1998 (</w:t>
      </w:r>
      <w:ins w:id="20" w:author="Vedanshi Mishra" w:date="2026-09-15T14:25:00Z" w16du:dateUtc="2026-09-15T08:55:00Z">
        <w:r w:rsidR="009A56C5">
          <w:rPr>
            <w:rFonts w:ascii="Garamond" w:hAnsi="Garamond"/>
          </w:rPr>
          <w:t>“</w:t>
        </w:r>
      </w:ins>
      <w:del w:id="21" w:author="Vedanshi Mishra" w:date="2026-09-15T14:25:00Z" w16du:dateUtc="2026-09-15T08:55:00Z">
        <w:r w:rsidDel="009A56C5">
          <w:rPr>
            <w:rFonts w:ascii="Garamond" w:hAnsi="Garamond"/>
          </w:rPr>
          <w:delText xml:space="preserve">the </w:delText>
        </w:r>
      </w:del>
      <w:r>
        <w:rPr>
          <w:rFonts w:ascii="Garamond" w:hAnsi="Garamond"/>
          <w:b/>
          <w:bCs/>
        </w:rPr>
        <w:t>MLAT</w:t>
      </w:r>
      <w:ins w:id="22" w:author="Vedanshi Mishra" w:date="2026-09-15T14:26:00Z" w16du:dateUtc="2026-09-15T08:56:00Z">
        <w:r w:rsidR="009A56C5">
          <w:rPr>
            <w:rFonts w:ascii="Garamond" w:hAnsi="Garamond"/>
          </w:rPr>
          <w:t>”</w:t>
        </w:r>
      </w:ins>
      <w:r>
        <w:rPr>
          <w:rFonts w:ascii="Garamond" w:hAnsi="Garamond"/>
        </w:rPr>
        <w:t>). It allows Russia to request assistance in tracing persons and assets, obtaining evidence, and restraining or forfeiting proceeds of crime. India executes any request under Indian law.</w:t>
      </w:r>
      <w:r>
        <w:rPr>
          <w:rStyle w:val="FootnoteReference"/>
        </w:rPr>
        <w:footnoteReference w:id="1"/>
      </w:r>
    </w:p>
    <w:p w14:paraId="4AFC29F7" w14:textId="6DED8FEB" w:rsidR="007B5FA0" w:rsidRPr="003A699F" w:rsidRDefault="00CE28B8" w:rsidP="00ED3F20">
      <w:pPr>
        <w:pStyle w:val="Heading2"/>
        <w:rPr>
          <w:szCs w:val="20"/>
        </w:rPr>
      </w:pPr>
      <w:r w:rsidRPr="003A699F">
        <w:rPr>
          <w:szCs w:val="20"/>
        </w:rPr>
        <w:t xml:space="preserve">Attachment based on Russian </w:t>
      </w:r>
      <w:ins w:id="23" w:author="Vedanshi Mishra" w:date="2026-09-15T20:51:00Z" w16du:dateUtc="2026-09-15T15:21:00Z">
        <w:r w:rsidR="009C3340">
          <w:rPr>
            <w:szCs w:val="20"/>
          </w:rPr>
          <w:t>c</w:t>
        </w:r>
      </w:ins>
      <w:del w:id="24" w:author="Vedanshi Mishra" w:date="2026-09-15T20:51:00Z" w16du:dateUtc="2026-09-15T15:21:00Z">
        <w:r w:rsidRPr="003A699F" w:rsidDel="009C3340">
          <w:rPr>
            <w:szCs w:val="20"/>
          </w:rPr>
          <w:delText>C</w:delText>
        </w:r>
      </w:del>
      <w:r w:rsidRPr="003A699F">
        <w:rPr>
          <w:szCs w:val="20"/>
        </w:rPr>
        <w:t xml:space="preserve">riminal </w:t>
      </w:r>
      <w:ins w:id="25" w:author="Vedanshi Mishra" w:date="2026-09-15T20:51:00Z" w16du:dateUtc="2026-09-15T15:21:00Z">
        <w:r w:rsidR="009C3340">
          <w:rPr>
            <w:szCs w:val="20"/>
          </w:rPr>
          <w:t>p</w:t>
        </w:r>
      </w:ins>
      <w:del w:id="26" w:author="Vedanshi Mishra" w:date="2026-09-15T20:51:00Z" w16du:dateUtc="2026-09-15T15:21:00Z">
        <w:r w:rsidRPr="003A699F" w:rsidDel="009C3340">
          <w:rPr>
            <w:szCs w:val="20"/>
          </w:rPr>
          <w:delText>P</w:delText>
        </w:r>
      </w:del>
      <w:r w:rsidRPr="003A699F">
        <w:rPr>
          <w:szCs w:val="20"/>
        </w:rPr>
        <w:t>roceedings</w:t>
      </w:r>
      <w:r w:rsidR="00D00230" w:rsidRPr="003A699F">
        <w:rPr>
          <w:szCs w:val="20"/>
        </w:rPr>
        <w:t xml:space="preserve"> or international search</w:t>
      </w:r>
    </w:p>
    <w:p w14:paraId="418013D9" w14:textId="01310CFE" w:rsidR="00951BF3" w:rsidRPr="003A699F" w:rsidRDefault="001C6106" w:rsidP="001C6106">
      <w:pPr>
        <w:pStyle w:val="ListParagraph"/>
        <w:numPr>
          <w:ilvl w:val="0"/>
          <w:numId w:val="18"/>
        </w:numPr>
        <w:contextualSpacing w:val="0"/>
        <w:rPr>
          <w:rFonts w:ascii="Garamond" w:hAnsi="Garamond"/>
        </w:rPr>
      </w:pPr>
      <w:ins w:id="27" w:author="Natasha Kavalakkat" w:date="2026-09-15T18:36:00Z">
        <w:r w:rsidRPr="001C6106">
          <w:rPr>
            <w:rFonts w:ascii="Garamond" w:hAnsi="Garamond"/>
          </w:rPr>
          <w:t>Insofar as the Russian criminal proceedings are concerned, Russia may seek restraint, attachment or forfeiture of property in India through the MLAT.</w:t>
        </w:r>
      </w:ins>
      <w:ins w:id="28" w:author="Natasha Kavalakkat" w:date="2026-09-15T18:36:00Z" w16du:dateUtc="2026-09-15T14:36:00Z">
        <w:r>
          <w:rPr>
            <w:rFonts w:ascii="Garamond" w:hAnsi="Garamond"/>
          </w:rPr>
          <w:t xml:space="preserve"> </w:t>
        </w:r>
      </w:ins>
      <w:ins w:id="29" w:author="Aryan Sharma" w:date="2026-09-15T19:34:00Z">
        <w:del w:id="30" w:author="Natasha Kavalakkat" w:date="2026-09-15T18:36:00Z" w16du:dateUtc="2026-09-15T14:36:00Z">
          <w:r w:rsidR="00A63282" w:rsidRPr="00A63282" w:rsidDel="001C6106">
            <w:rPr>
              <w:rFonts w:ascii="Garamond" w:hAnsi="Garamond"/>
            </w:rPr>
            <w:delText>Any attachment in India based on the Russian proceedings would have to proceed through the MLAT route described below.</w:delText>
          </w:r>
        </w:del>
      </w:ins>
      <w:ins w:id="31" w:author="Aryan Sharma" w:date="2026-09-15T19:32:00Z" w16du:dateUtc="2026-09-15T14:02:00Z">
        <w:del w:id="32" w:author="Natasha Kavalakkat" w:date="2026-09-15T18:36:00Z" w16du:dateUtc="2026-09-15T14:36:00Z">
          <w:r w:rsidR="00A63282" w:rsidDel="001C6106">
            <w:rPr>
              <w:rFonts w:ascii="Garamond" w:hAnsi="Garamond"/>
            </w:rPr>
            <w:delText xml:space="preserve"> </w:delText>
          </w:r>
        </w:del>
      </w:ins>
      <w:del w:id="33" w:author="Natasha Kavalakkat" w:date="2026-09-15T18:36:00Z" w16du:dateUtc="2026-09-15T14:36:00Z">
        <w:r w:rsidR="00F837C6" w:rsidDel="001C6106">
          <w:rPr>
            <w:rFonts w:ascii="Garamond" w:hAnsi="Garamond"/>
          </w:rPr>
          <w:delText>The MLAT permits Russia to request restraint, attachment or forfeiture in India</w:delText>
        </w:r>
      </w:del>
      <w:ins w:id="34" w:author="Natasha Kavalakkat" w:date="2026-09-15T18:36:00Z" w16du:dateUtc="2026-09-15T14:36:00Z">
        <w:r>
          <w:rPr>
            <w:rFonts w:ascii="Garamond" w:hAnsi="Garamond"/>
          </w:rPr>
          <w:t>However</w:t>
        </w:r>
      </w:ins>
      <w:r w:rsidR="00F837C6">
        <w:rPr>
          <w:rFonts w:ascii="Garamond" w:hAnsi="Garamond"/>
        </w:rPr>
        <w:t>,</w:t>
      </w:r>
      <w:del w:id="35" w:author="Natasha Kavalakkat" w:date="2026-09-15T18:36:00Z" w16du:dateUtc="2026-09-15T14:36:00Z">
        <w:r w:rsidR="00F837C6" w:rsidDel="001C6106">
          <w:rPr>
            <w:rFonts w:ascii="Garamond" w:hAnsi="Garamond"/>
          </w:rPr>
          <w:delText xml:space="preserve"> but</w:delText>
        </w:r>
      </w:del>
      <w:r w:rsidR="00F837C6">
        <w:rPr>
          <w:rFonts w:ascii="Garamond" w:hAnsi="Garamond"/>
        </w:rPr>
        <w:t xml:space="preserve"> </w:t>
      </w:r>
      <w:del w:id="36" w:author="Natasha Kavalakkat" w:date="2026-09-15T18:36:00Z" w16du:dateUtc="2026-09-15T14:36:00Z">
        <w:r w:rsidR="00F837C6" w:rsidDel="001C6106">
          <w:rPr>
            <w:rFonts w:ascii="Garamond" w:hAnsi="Garamond"/>
          </w:rPr>
          <w:delText xml:space="preserve">it </w:delText>
        </w:r>
      </w:del>
      <w:ins w:id="37" w:author="Natasha Kavalakkat" w:date="2026-09-15T18:36:00Z" w16du:dateUtc="2026-09-15T14:36:00Z">
        <w:r>
          <w:rPr>
            <w:rFonts w:ascii="Garamond" w:hAnsi="Garamond"/>
          </w:rPr>
          <w:t xml:space="preserve">the MLAT </w:t>
        </w:r>
      </w:ins>
      <w:r w:rsidR="00F837C6">
        <w:rPr>
          <w:rFonts w:ascii="Garamond" w:hAnsi="Garamond"/>
        </w:rPr>
        <w:t xml:space="preserve">does not itself operate as an Indian </w:t>
      </w:r>
      <w:ins w:id="38" w:author="Natasha Kavalakkat" w:date="2026-09-15T18:36:00Z" w16du:dateUtc="2026-09-15T14:36:00Z">
        <w:r>
          <w:rPr>
            <w:rFonts w:ascii="Garamond" w:hAnsi="Garamond"/>
          </w:rPr>
          <w:t xml:space="preserve">attachment </w:t>
        </w:r>
      </w:ins>
      <w:r w:rsidR="00F837C6">
        <w:rPr>
          <w:rFonts w:ascii="Garamond" w:hAnsi="Garamond"/>
        </w:rPr>
        <w:t xml:space="preserve">order. Any measure </w:t>
      </w:r>
      <w:ins w:id="39" w:author="Aryan Sharma" w:date="2026-09-15T16:17:00Z" w16du:dateUtc="2026-09-15T10:47:00Z">
        <w:r w:rsidR="00757CC9">
          <w:rPr>
            <w:rFonts w:ascii="Garamond" w:hAnsi="Garamond"/>
          </w:rPr>
          <w:t xml:space="preserve">against property situated in India </w:t>
        </w:r>
      </w:ins>
      <w:r w:rsidR="00F837C6">
        <w:rPr>
          <w:rFonts w:ascii="Garamond" w:hAnsi="Garamond"/>
        </w:rPr>
        <w:t xml:space="preserve">must be implemented under </w:t>
      </w:r>
      <w:ins w:id="40" w:author="Aryan Sharma" w:date="2026-09-15T16:17:00Z" w16du:dateUtc="2026-09-15T10:47:00Z">
        <w:r w:rsidR="00757CC9">
          <w:rPr>
            <w:rFonts w:ascii="Garamond" w:hAnsi="Garamond"/>
          </w:rPr>
          <w:t xml:space="preserve">according to </w:t>
        </w:r>
      </w:ins>
      <w:ins w:id="41" w:author="Aryan Sharma" w:date="2026-09-15T16:14:00Z" w16du:dateUtc="2026-09-15T10:44:00Z">
        <w:r w:rsidR="00757CC9">
          <w:rPr>
            <w:rFonts w:ascii="Garamond" w:hAnsi="Garamond"/>
          </w:rPr>
          <w:t xml:space="preserve">applicable Indian </w:t>
        </w:r>
      </w:ins>
      <w:ins w:id="42" w:author="Aryan Sharma" w:date="2026-09-15T16:18:00Z" w16du:dateUtc="2026-09-15T10:48:00Z">
        <w:del w:id="43" w:author="Natasha Kavalakkat" w:date="2026-09-15T17:40:00Z" w16du:dateUtc="2026-09-15T13:40:00Z">
          <w:r w:rsidR="00757CC9" w:rsidDel="00E15E78">
            <w:rPr>
              <w:rFonts w:ascii="Garamond" w:hAnsi="Garamond"/>
            </w:rPr>
            <w:delText>l</w:delText>
          </w:r>
        </w:del>
      </w:ins>
      <w:ins w:id="44" w:author="Aryan Sharma" w:date="2026-09-15T16:14:00Z" w16du:dateUtc="2026-09-15T10:44:00Z">
        <w:del w:id="45" w:author="Natasha Kavalakkat" w:date="2026-09-15T17:40:00Z" w16du:dateUtc="2026-09-15T13:40:00Z">
          <w:r w:rsidR="00757CC9" w:rsidDel="00E15E78">
            <w:rPr>
              <w:rFonts w:ascii="Garamond" w:hAnsi="Garamond"/>
            </w:rPr>
            <w:delText>aw</w:delText>
          </w:r>
        </w:del>
      </w:ins>
      <w:ins w:id="46" w:author="Natasha Kavalakkat" w:date="2026-09-15T17:40:00Z" w16du:dateUtc="2026-09-15T13:40:00Z">
        <w:r w:rsidR="00E15E78">
          <w:rPr>
            <w:rFonts w:ascii="Garamond" w:hAnsi="Garamond"/>
          </w:rPr>
          <w:t>criminal procedure law</w:t>
        </w:r>
      </w:ins>
      <w:ins w:id="47" w:author="Aryan Sharma" w:date="2026-09-15T16:18:00Z" w16du:dateUtc="2026-09-15T10:48:00Z">
        <w:r w:rsidR="00757CC9">
          <w:rPr>
            <w:rFonts w:ascii="Garamond" w:hAnsi="Garamond"/>
          </w:rPr>
          <w:t xml:space="preserve">, </w:t>
        </w:r>
        <w:r w:rsidR="00757CC9" w:rsidRPr="00757CC9">
          <w:rPr>
            <w:rFonts w:ascii="Garamond" w:hAnsi="Garamond"/>
            <w:i/>
            <w:iCs/>
            <w:rPrChange w:id="48" w:author="Aryan Sharma" w:date="2026-09-15T16:18:00Z" w16du:dateUtc="2026-09-15T10:48:00Z">
              <w:rPr>
                <w:rFonts w:ascii="Garamond" w:hAnsi="Garamond"/>
              </w:rPr>
            </w:rPrChange>
          </w:rPr>
          <w:t>i.e.</w:t>
        </w:r>
        <w:r w:rsidR="00757CC9">
          <w:rPr>
            <w:rFonts w:ascii="Garamond" w:hAnsi="Garamond"/>
          </w:rPr>
          <w:t>,</w:t>
        </w:r>
      </w:ins>
      <w:ins w:id="49" w:author="Aryan Sharma" w:date="2026-09-15T16:14:00Z" w16du:dateUtc="2026-09-15T10:44:00Z">
        <w:r w:rsidR="00757CC9">
          <w:rPr>
            <w:rFonts w:ascii="Garamond" w:hAnsi="Garamond"/>
          </w:rPr>
          <w:t xml:space="preserve"> </w:t>
        </w:r>
      </w:ins>
      <w:r w:rsidR="00F837C6">
        <w:rPr>
          <w:rFonts w:ascii="Garamond" w:hAnsi="Garamond"/>
        </w:rPr>
        <w:t>Chapter VIII of the Bharatiya Nagarik Suraksha Sanhita 2023 (</w:t>
      </w:r>
      <w:ins w:id="50" w:author="Vedanshi Mishra" w:date="2026-09-15T14:26:00Z" w16du:dateUtc="2026-09-15T08:56:00Z">
        <w:r w:rsidR="009A56C5">
          <w:rPr>
            <w:rFonts w:ascii="Garamond" w:hAnsi="Garamond"/>
          </w:rPr>
          <w:t>“</w:t>
        </w:r>
      </w:ins>
      <w:del w:id="51" w:author="Vedanshi Mishra" w:date="2026-09-15T14:26:00Z" w16du:dateUtc="2026-09-15T08:56:00Z">
        <w:r w:rsidR="00F837C6" w:rsidDel="009A56C5">
          <w:rPr>
            <w:rFonts w:ascii="Garamond" w:hAnsi="Garamond"/>
          </w:rPr>
          <w:delText xml:space="preserve">the </w:delText>
        </w:r>
      </w:del>
      <w:r w:rsidR="00F837C6">
        <w:rPr>
          <w:rFonts w:ascii="Garamond" w:hAnsi="Garamond"/>
          <w:b/>
          <w:bCs/>
        </w:rPr>
        <w:t>BNSS</w:t>
      </w:r>
      <w:ins w:id="52" w:author="Vedanshi Mishra" w:date="2026-09-15T14:26:00Z" w16du:dateUtc="2026-09-15T08:56:00Z">
        <w:r w:rsidR="009A56C5">
          <w:rPr>
            <w:rFonts w:ascii="Garamond" w:hAnsi="Garamond"/>
          </w:rPr>
          <w:t>”</w:t>
        </w:r>
      </w:ins>
      <w:r w:rsidR="00F837C6">
        <w:rPr>
          <w:rFonts w:ascii="Garamond" w:hAnsi="Garamond"/>
        </w:rPr>
        <w:t>).</w:t>
      </w:r>
      <w:r w:rsidR="00F837C6">
        <w:rPr>
          <w:rStyle w:val="FootnoteReference"/>
        </w:rPr>
        <w:footnoteReference w:id="2"/>
      </w:r>
      <w:ins w:id="54" w:author="Vedanshi Mishra" w:date="2026-09-15T20:51:00Z" w16du:dateUtc="2026-09-15T15:21:00Z">
        <w:r w:rsidR="009C3340">
          <w:rPr>
            <w:rFonts w:ascii="Garamond" w:hAnsi="Garamond"/>
          </w:rPr>
          <w:t xml:space="preserve"> Where the Russian criminal proceedings </w:t>
        </w:r>
      </w:ins>
      <w:ins w:id="55" w:author="Vedanshi Mishra" w:date="2026-09-15T20:52:00Z" w16du:dateUtc="2026-09-15T15:22:00Z">
        <w:r w:rsidR="009C3340">
          <w:rPr>
            <w:rFonts w:ascii="Garamond" w:hAnsi="Garamond"/>
          </w:rPr>
          <w:t xml:space="preserve">concern money laundering, the MLAT is implemented according to the Prevention of Money Laundering </w:t>
        </w:r>
      </w:ins>
      <w:ins w:id="56" w:author="Vedanshi Mishra" w:date="2026-09-15T20:53:00Z" w16du:dateUtc="2026-09-15T15:23:00Z">
        <w:r w:rsidR="009C3340">
          <w:rPr>
            <w:rFonts w:ascii="Garamond" w:hAnsi="Garamond"/>
          </w:rPr>
          <w:t>Act, 2002 (“</w:t>
        </w:r>
        <w:r w:rsidR="009C3340" w:rsidRPr="009C3340">
          <w:rPr>
            <w:rFonts w:ascii="Garamond" w:hAnsi="Garamond"/>
            <w:b/>
            <w:bCs/>
            <w:rPrChange w:id="57" w:author="Vedanshi Mishra" w:date="2026-09-15T20:53:00Z" w16du:dateUtc="2026-09-15T15:23:00Z">
              <w:rPr>
                <w:rFonts w:ascii="Garamond" w:hAnsi="Garamond"/>
              </w:rPr>
            </w:rPrChange>
          </w:rPr>
          <w:t>PMLA</w:t>
        </w:r>
        <w:r w:rsidR="009C3340">
          <w:rPr>
            <w:rFonts w:ascii="Garamond" w:hAnsi="Garamond"/>
          </w:rPr>
          <w:t>”)</w:t>
        </w:r>
        <w:r w:rsidR="009C3340">
          <w:rPr>
            <w:rStyle w:val="FootnoteReference"/>
            <w:rFonts w:ascii="Garamond" w:hAnsi="Garamond"/>
          </w:rPr>
          <w:footnoteReference w:id="3"/>
        </w:r>
        <w:r w:rsidR="009C3340">
          <w:rPr>
            <w:rFonts w:ascii="Garamond" w:hAnsi="Garamond"/>
          </w:rPr>
          <w:t xml:space="preserve"> </w:t>
        </w:r>
      </w:ins>
      <w:ins w:id="77" w:author="Vedanshi Mishra" w:date="2026-09-15T21:28:00Z" w16du:dateUtc="2026-09-15T15:58:00Z">
        <w:r w:rsidR="001C7A16" w:rsidRPr="001A64EB">
          <w:rPr>
            <w:rFonts w:ascii="Garamond" w:hAnsi="Garamond"/>
          </w:rPr>
          <w:t>a special legislation dealing with the offence of money laundering.</w:t>
        </w:r>
      </w:ins>
      <w:del w:id="78" w:author="Aryan Sharma" w:date="2026-09-15T16:14:00Z" w16du:dateUtc="2026-09-15T10:44:00Z">
        <w:r w:rsidR="00F837C6" w:rsidDel="00D66BBC">
          <w:rPr>
            <w:rStyle w:val="FootnoteReference"/>
          </w:rPr>
          <w:footnoteReference w:id="4"/>
        </w:r>
      </w:del>
    </w:p>
    <w:p w14:paraId="6F629180" w14:textId="009511AF" w:rsidR="00951BF3" w:rsidRPr="00477C53" w:rsidRDefault="00951BF3" w:rsidP="00477C53">
      <w:pPr>
        <w:pStyle w:val="ListParagraph"/>
        <w:numPr>
          <w:ilvl w:val="0"/>
          <w:numId w:val="18"/>
        </w:numPr>
        <w:ind w:left="357" w:hanging="357"/>
        <w:contextualSpacing w:val="0"/>
        <w:rPr>
          <w:rFonts w:ascii="Garamond" w:hAnsi="Garamond"/>
        </w:rPr>
      </w:pPr>
      <w:r>
        <w:rPr>
          <w:rFonts w:ascii="Garamond" w:hAnsi="Garamond"/>
        </w:rPr>
        <w:t xml:space="preserve">The property must constitute </w:t>
      </w:r>
      <w:r w:rsidR="00B45964">
        <w:rPr>
          <w:rFonts w:ascii="Garamond" w:hAnsi="Garamond"/>
        </w:rPr>
        <w:t>“</w:t>
      </w:r>
      <w:r>
        <w:rPr>
          <w:rFonts w:ascii="Garamond" w:hAnsi="Garamond"/>
        </w:rPr>
        <w:t>proceeds of crime</w:t>
      </w:r>
      <w:r w:rsidR="00B45964">
        <w:rPr>
          <w:rFonts w:ascii="Garamond" w:hAnsi="Garamond"/>
        </w:rPr>
        <w:t>”</w:t>
      </w:r>
      <w:ins w:id="84" w:author="Vedanshi Mishra" w:date="2026-09-15T20:58:00Z" w16du:dateUtc="2026-09-15T15:28:00Z">
        <w:r w:rsidR="009C3340">
          <w:rPr>
            <w:rFonts w:ascii="Garamond" w:hAnsi="Garamond"/>
          </w:rPr>
          <w:t xml:space="preserve"> under the BNSS and</w:t>
        </w:r>
      </w:ins>
      <w:ins w:id="85" w:author="Vedanshi Mishra" w:date="2026-09-15T21:35:00Z" w16du:dateUtc="2026-09-15T16:05:00Z">
        <w:r w:rsidR="005118E0">
          <w:rPr>
            <w:rFonts w:ascii="Garamond" w:hAnsi="Garamond"/>
          </w:rPr>
          <w:t>/ or</w:t>
        </w:r>
      </w:ins>
      <w:ins w:id="86" w:author="Vedanshi Mishra" w:date="2026-09-15T20:58:00Z" w16du:dateUtc="2026-09-15T15:28:00Z">
        <w:r w:rsidR="009C3340">
          <w:rPr>
            <w:rFonts w:ascii="Garamond" w:hAnsi="Garamond"/>
          </w:rPr>
          <w:t xml:space="preserve"> the PMLA</w:t>
        </w:r>
      </w:ins>
      <w:r>
        <w:rPr>
          <w:rFonts w:ascii="Garamond" w:hAnsi="Garamond"/>
        </w:rPr>
        <w:t xml:space="preserve">. Section 111(c) </w:t>
      </w:r>
      <w:ins w:id="87" w:author="Vedanshi Mishra" w:date="2026-09-15T14:26:00Z" w16du:dateUtc="2026-09-15T08:56:00Z">
        <w:r w:rsidR="009A56C5">
          <w:rPr>
            <w:rFonts w:ascii="Garamond" w:hAnsi="Garamond"/>
          </w:rPr>
          <w:t xml:space="preserve">of the </w:t>
        </w:r>
      </w:ins>
      <w:r>
        <w:rPr>
          <w:rFonts w:ascii="Garamond" w:hAnsi="Garamond"/>
        </w:rPr>
        <w:t xml:space="preserve">BNSS </w:t>
      </w:r>
      <w:ins w:id="88" w:author="Natasha Kavalakkat" w:date="2026-09-15T17:59:00Z" w16du:dateUtc="2026-09-15T13:59:00Z">
        <w:r w:rsidR="006447BA">
          <w:rPr>
            <w:rFonts w:ascii="Garamond" w:hAnsi="Garamond"/>
          </w:rPr>
          <w:t xml:space="preserve">defines “proceeds of crime” to </w:t>
        </w:r>
      </w:ins>
      <w:r>
        <w:rPr>
          <w:rFonts w:ascii="Garamond" w:hAnsi="Garamond"/>
        </w:rPr>
        <w:t>include</w:t>
      </w:r>
      <w:del w:id="89" w:author="Natasha Kavalakkat" w:date="2026-09-15T17:59:00Z" w16du:dateUtc="2026-09-15T13:59:00Z">
        <w:r w:rsidDel="006447BA">
          <w:rPr>
            <w:rFonts w:ascii="Garamond" w:hAnsi="Garamond"/>
          </w:rPr>
          <w:delText>s</w:delText>
        </w:r>
      </w:del>
      <w:r>
        <w:rPr>
          <w:rFonts w:ascii="Garamond" w:hAnsi="Garamond"/>
        </w:rPr>
        <w:t xml:space="preserve"> property derived from criminal activity and the </w:t>
      </w:r>
      <w:ins w:id="90" w:author="Natasha Kavalakkat" w:date="2026-09-15T17:59:00Z" w16du:dateUtc="2026-09-15T13:59:00Z">
        <w:r w:rsidR="006447BA">
          <w:rPr>
            <w:rFonts w:ascii="Garamond" w:hAnsi="Garamond"/>
          </w:rPr>
          <w:t>“</w:t>
        </w:r>
      </w:ins>
      <w:r>
        <w:rPr>
          <w:rFonts w:ascii="Garamond" w:hAnsi="Garamond"/>
        </w:rPr>
        <w:t>value</w:t>
      </w:r>
      <w:ins w:id="91" w:author="Natasha Kavalakkat" w:date="2026-09-15T17:59:00Z" w16du:dateUtc="2026-09-15T13:59:00Z">
        <w:r w:rsidR="006447BA">
          <w:rPr>
            <w:rFonts w:ascii="Garamond" w:hAnsi="Garamond"/>
          </w:rPr>
          <w:t>”</w:t>
        </w:r>
      </w:ins>
      <w:r>
        <w:rPr>
          <w:rFonts w:ascii="Garamond" w:hAnsi="Garamond"/>
        </w:rPr>
        <w:t xml:space="preserve"> of such property</w:t>
      </w:r>
      <w:ins w:id="92" w:author="Aryan Sharma" w:date="2026-09-15T16:20:00Z" w16du:dateUtc="2026-09-15T10:50:00Z">
        <w:del w:id="93" w:author="Natasha Kavalakkat" w:date="2026-09-15T17:59:00Z" w16du:dateUtc="2026-09-15T13:59:00Z">
          <w:r w:rsidR="00757CC9" w:rsidDel="006447BA">
            <w:rPr>
              <w:rFonts w:ascii="Garamond" w:hAnsi="Garamond"/>
            </w:rPr>
            <w:delText xml:space="preserve"> as “proceeds of crime”</w:delText>
          </w:r>
        </w:del>
      </w:ins>
      <w:r>
        <w:rPr>
          <w:rFonts w:ascii="Garamond" w:hAnsi="Garamond"/>
        </w:rPr>
        <w:t>.</w:t>
      </w:r>
      <w:ins w:id="94" w:author="Vedanshi Mishra" w:date="2026-09-15T20:58:00Z" w16du:dateUtc="2026-09-15T15:28:00Z">
        <w:r w:rsidR="009C3340">
          <w:rPr>
            <w:rFonts w:ascii="Garamond" w:hAnsi="Garamond"/>
          </w:rPr>
          <w:t xml:space="preserve"> Similarly, PMLA defines “proceeds of crime” to</w:t>
        </w:r>
      </w:ins>
      <w:ins w:id="95" w:author="Vedanshi Mishra" w:date="2026-09-15T20:59:00Z" w16du:dateUtc="2026-09-15T15:29:00Z">
        <w:r w:rsidR="009C3340">
          <w:rPr>
            <w:rFonts w:ascii="Garamond" w:hAnsi="Garamond"/>
          </w:rPr>
          <w:t xml:space="preserve"> include </w:t>
        </w:r>
      </w:ins>
      <w:ins w:id="96" w:author="Vedanshi Mishra" w:date="2026-09-15T20:59:00Z">
        <w:r w:rsidR="009C3340" w:rsidRPr="009C3340">
          <w:rPr>
            <w:rFonts w:ascii="Garamond" w:hAnsi="Garamond"/>
            <w:lang w:val="en-IN"/>
          </w:rPr>
          <w:t xml:space="preserve">any property derived </w:t>
        </w:r>
      </w:ins>
      <w:ins w:id="97" w:author="Vedanshi Mishra" w:date="2026-09-15T21:00:00Z" w16du:dateUtc="2026-09-15T15:30:00Z">
        <w:r w:rsidR="00075292">
          <w:rPr>
            <w:rFonts w:ascii="Garamond" w:hAnsi="Garamond"/>
            <w:lang w:val="en-IN"/>
          </w:rPr>
          <w:t>from</w:t>
        </w:r>
      </w:ins>
      <w:ins w:id="98" w:author="Vedanshi Mishra" w:date="2026-09-15T20:59:00Z">
        <w:r w:rsidR="009C3340" w:rsidRPr="009C3340">
          <w:rPr>
            <w:rFonts w:ascii="Garamond" w:hAnsi="Garamond"/>
            <w:lang w:val="en-IN"/>
          </w:rPr>
          <w:t xml:space="preserve"> criminal activity relating to a scheduled offence </w:t>
        </w:r>
      </w:ins>
      <w:ins w:id="99" w:author="Vedanshi Mishra" w:date="2026-09-15T21:00:00Z" w16du:dateUtc="2026-09-15T15:30:00Z">
        <w:r w:rsidR="00075292">
          <w:rPr>
            <w:rFonts w:ascii="Garamond" w:hAnsi="Garamond"/>
            <w:lang w:val="en-IN"/>
          </w:rPr>
          <w:t>and the</w:t>
        </w:r>
      </w:ins>
      <w:ins w:id="100" w:author="Vedanshi Mishra" w:date="2026-09-15T20:59:00Z">
        <w:r w:rsidR="009C3340" w:rsidRPr="009C3340">
          <w:rPr>
            <w:rFonts w:ascii="Garamond" w:hAnsi="Garamond"/>
            <w:lang w:val="en-IN"/>
          </w:rPr>
          <w:t xml:space="preserve"> </w:t>
        </w:r>
      </w:ins>
      <w:ins w:id="101" w:author="Vedanshi Mishra" w:date="2026-09-15T21:00:00Z" w16du:dateUtc="2026-09-15T15:30:00Z">
        <w:r w:rsidR="00075292">
          <w:rPr>
            <w:rFonts w:ascii="Garamond" w:hAnsi="Garamond"/>
            <w:lang w:val="en-IN"/>
          </w:rPr>
          <w:t>“</w:t>
        </w:r>
      </w:ins>
      <w:ins w:id="102" w:author="Vedanshi Mishra" w:date="2026-09-15T20:59:00Z">
        <w:r w:rsidR="009C3340" w:rsidRPr="009C3340">
          <w:rPr>
            <w:rFonts w:ascii="Garamond" w:hAnsi="Garamond"/>
            <w:lang w:val="en-IN"/>
          </w:rPr>
          <w:t>value</w:t>
        </w:r>
      </w:ins>
      <w:ins w:id="103" w:author="Vedanshi Mishra" w:date="2026-09-15T21:00:00Z" w16du:dateUtc="2026-09-15T15:30:00Z">
        <w:r w:rsidR="00075292">
          <w:rPr>
            <w:rFonts w:ascii="Garamond" w:hAnsi="Garamond"/>
            <w:lang w:val="en-IN"/>
          </w:rPr>
          <w:t>”</w:t>
        </w:r>
      </w:ins>
      <w:ins w:id="104" w:author="Vedanshi Mishra" w:date="2026-09-15T20:59:00Z">
        <w:r w:rsidR="009C3340" w:rsidRPr="009C3340">
          <w:rPr>
            <w:rFonts w:ascii="Garamond" w:hAnsi="Garamond"/>
            <w:lang w:val="en-IN"/>
          </w:rPr>
          <w:t xml:space="preserve"> of any such property</w:t>
        </w:r>
      </w:ins>
      <w:ins w:id="105" w:author="Vedanshi Mishra" w:date="2026-09-15T20:59:00Z" w16du:dateUtc="2026-09-15T15:29:00Z">
        <w:r w:rsidR="009C3340">
          <w:rPr>
            <w:rFonts w:ascii="Garamond" w:hAnsi="Garamond"/>
            <w:lang w:val="en-IN"/>
          </w:rPr>
          <w:t xml:space="preserve"> </w:t>
        </w:r>
      </w:ins>
      <w:ins w:id="106" w:author="Vedanshi Mishra" w:date="2026-09-15T20:59:00Z">
        <w:r w:rsidR="009C3340" w:rsidRPr="009C3340">
          <w:rPr>
            <w:rFonts w:ascii="Garamond" w:hAnsi="Garamond"/>
            <w:lang w:val="en-IN"/>
          </w:rPr>
          <w:t>or where such property is taken or held outside the country, then the property equivalent in value held within the country</w:t>
        </w:r>
      </w:ins>
      <w:ins w:id="107" w:author="Vedanshi Mishra" w:date="2026-09-15T20:59:00Z" w16du:dateUtc="2026-09-15T15:29:00Z">
        <w:r w:rsidR="009C3340">
          <w:rPr>
            <w:rFonts w:ascii="Garamond" w:hAnsi="Garamond"/>
            <w:lang w:val="en-IN"/>
          </w:rPr>
          <w:t xml:space="preserve"> </w:t>
        </w:r>
      </w:ins>
      <w:ins w:id="108" w:author="Vedanshi Mishra" w:date="2026-09-15T20:59:00Z">
        <w:r w:rsidR="009C3340" w:rsidRPr="009C3340">
          <w:rPr>
            <w:rFonts w:ascii="Garamond" w:hAnsi="Garamond"/>
            <w:lang w:val="en-IN"/>
          </w:rPr>
          <w:t>or abroad</w:t>
        </w:r>
      </w:ins>
      <w:ins w:id="109" w:author="Vedanshi Mishra" w:date="2026-09-15T20:59:00Z" w16du:dateUtc="2026-09-15T15:29:00Z">
        <w:r w:rsidR="009C3340">
          <w:rPr>
            <w:rFonts w:ascii="Garamond" w:hAnsi="Garamond"/>
            <w:lang w:val="en-IN"/>
          </w:rPr>
          <w:t>.</w:t>
        </w:r>
      </w:ins>
      <w:ins w:id="110" w:author="Vedanshi Mishra" w:date="2026-09-15T20:59:00Z">
        <w:r w:rsidR="009C3340" w:rsidRPr="009C3340">
          <w:rPr>
            <w:rFonts w:ascii="Garamond" w:hAnsi="Garamond"/>
            <w:lang w:val="en-IN"/>
          </w:rPr>
          <w:t xml:space="preserve"> </w:t>
        </w:r>
      </w:ins>
      <w:r>
        <w:rPr>
          <w:rFonts w:ascii="Garamond" w:hAnsi="Garamond"/>
        </w:rPr>
        <w:t xml:space="preserve"> This supports an argument that, where the original proceeds cannot be traced, untainted property of equivalent value may be attached.</w:t>
      </w:r>
      <w:r>
        <w:rPr>
          <w:rStyle w:val="FootnoteReference"/>
        </w:rPr>
        <w:footnoteReference w:id="5"/>
      </w:r>
    </w:p>
    <w:p w14:paraId="0EDBECAB" w14:textId="24978F46" w:rsidR="00162053" w:rsidRPr="003A699F" w:rsidRDefault="00CB67A9" w:rsidP="001C6106">
      <w:pPr>
        <w:pStyle w:val="ListParagraph"/>
        <w:numPr>
          <w:ilvl w:val="0"/>
          <w:numId w:val="18"/>
        </w:numPr>
        <w:contextualSpacing w:val="0"/>
        <w:rPr>
          <w:rFonts w:ascii="Garamond" w:hAnsi="Garamond"/>
        </w:rPr>
      </w:pPr>
      <w:r>
        <w:rPr>
          <w:rFonts w:ascii="Garamond" w:hAnsi="Garamond"/>
        </w:rPr>
        <w:lastRenderedPageBreak/>
        <w:t>However, Section 115(3)</w:t>
      </w:r>
      <w:ins w:id="115" w:author="Vedanshi Mishra" w:date="2026-09-15T14:26:00Z" w16du:dateUtc="2026-09-15T08:56:00Z">
        <w:r w:rsidR="009A56C5">
          <w:rPr>
            <w:rFonts w:ascii="Garamond" w:hAnsi="Garamond"/>
          </w:rPr>
          <w:t xml:space="preserve"> of the BNSS</w:t>
        </w:r>
      </w:ins>
      <w:r>
        <w:rPr>
          <w:rFonts w:ascii="Garamond" w:hAnsi="Garamond"/>
        </w:rPr>
        <w:t xml:space="preserve">, which governs incoming foreign requests, refers only to property derived or obtained from the foreign offence. It does not expressly mention equivalent-value property, and we have not identified a decision extending it in that way. </w:t>
      </w:r>
      <w:ins w:id="116" w:author="Natasha Kavalakkat" w:date="2026-09-15T18:37:00Z">
        <w:r w:rsidR="001C6106" w:rsidRPr="001C6106">
          <w:rPr>
            <w:rFonts w:ascii="Garamond" w:hAnsi="Garamond"/>
          </w:rPr>
          <w:t>Accordingly, the clearest case is where there is an evidential link between the Indian asset and the alleged offence. While equivalent-value property may arguably also be reached by reading Sections 111(c) and 115(3) together, we have not identified an Indian decision applying that interpretation specifically to an incoming foreign request.</w:t>
        </w:r>
      </w:ins>
      <w:del w:id="117" w:author="Natasha Kavalakkat" w:date="2026-09-15T18:37:00Z" w16du:dateUtc="2026-09-15T14:37:00Z">
        <w:r w:rsidDel="001C6106">
          <w:rPr>
            <w:rFonts w:ascii="Garamond" w:hAnsi="Garamond"/>
          </w:rPr>
          <w:delText>GPB should therefore identify a clear evidential link between the Indian asset and the alleged offence wherever possible.</w:delText>
        </w:r>
      </w:del>
    </w:p>
    <w:p w14:paraId="49C553BF" w14:textId="5E7980E5" w:rsidR="001C3EF6" w:rsidRPr="003A699F" w:rsidRDefault="007B5FA0" w:rsidP="0058726A">
      <w:pPr>
        <w:pStyle w:val="ListParagraph"/>
        <w:numPr>
          <w:ilvl w:val="0"/>
          <w:numId w:val="18"/>
        </w:numPr>
        <w:ind w:hanging="357"/>
        <w:contextualSpacing w:val="0"/>
        <w:rPr>
          <w:rFonts w:ascii="Garamond" w:hAnsi="Garamond"/>
        </w:rPr>
      </w:pPr>
      <w:r>
        <w:rPr>
          <w:rFonts w:ascii="Garamond" w:hAnsi="Garamond"/>
        </w:rPr>
        <w:t xml:space="preserve">The request </w:t>
      </w:r>
      <w:ins w:id="118" w:author="Vedanshi Mishra" w:date="2026-09-15T21:20:00Z" w16du:dateUtc="2026-09-15T15:50:00Z">
        <w:r w:rsidR="001B761C">
          <w:rPr>
            <w:rFonts w:ascii="Garamond" w:hAnsi="Garamond"/>
          </w:rPr>
          <w:t xml:space="preserve">under the BNSS </w:t>
        </w:r>
      </w:ins>
      <w:ins w:id="119" w:author="Vedanshi Mishra" w:date="2026-09-15T21:36:00Z" w16du:dateUtc="2026-09-15T16:06:00Z">
        <w:r w:rsidR="005118E0">
          <w:rPr>
            <w:rFonts w:ascii="Garamond" w:hAnsi="Garamond"/>
          </w:rPr>
          <w:t xml:space="preserve">and/ </w:t>
        </w:r>
      </w:ins>
      <w:ins w:id="120" w:author="Vedanshi Mishra" w:date="2026-09-15T21:20:00Z" w16du:dateUtc="2026-09-15T15:50:00Z">
        <w:r w:rsidR="001B761C">
          <w:rPr>
            <w:rFonts w:ascii="Garamond" w:hAnsi="Garamond"/>
          </w:rPr>
          <w:t xml:space="preserve">or the PMLA </w:t>
        </w:r>
      </w:ins>
      <w:r>
        <w:rPr>
          <w:rFonts w:ascii="Garamond" w:hAnsi="Garamond"/>
        </w:rPr>
        <w:t>would broadly proceed as follows:</w:t>
      </w:r>
      <w:r>
        <w:rPr>
          <w:rStyle w:val="FootnoteReference"/>
        </w:rPr>
        <w:footnoteReference w:id="6"/>
      </w:r>
    </w:p>
    <w:p w14:paraId="225C6492" w14:textId="1839A851" w:rsidR="00F525FC" w:rsidRPr="003A699F" w:rsidRDefault="00F525FC" w:rsidP="00CB67A9">
      <w:pPr>
        <w:pStyle w:val="ListParagraph"/>
        <w:numPr>
          <w:ilvl w:val="1"/>
          <w:numId w:val="18"/>
        </w:numPr>
        <w:ind w:hanging="357"/>
        <w:contextualSpacing w:val="0"/>
        <w:rPr>
          <w:rFonts w:ascii="Garamond" w:hAnsi="Garamond"/>
          <w:bCs/>
        </w:rPr>
      </w:pPr>
      <w:r>
        <w:rPr>
          <w:rFonts w:ascii="Garamond" w:hAnsi="Garamond"/>
          <w:b/>
          <w:bCs/>
        </w:rPr>
        <w:t>Request by Russia:</w:t>
      </w:r>
      <w:r>
        <w:rPr>
          <w:rFonts w:ascii="Garamond" w:hAnsi="Garamond"/>
          <w:bCs/>
        </w:rPr>
        <w:t xml:space="preserve"> Russia</w:t>
      </w:r>
      <w:r w:rsidR="00B45964">
        <w:rPr>
          <w:rFonts w:ascii="Garamond" w:hAnsi="Garamond"/>
          <w:bCs/>
        </w:rPr>
        <w:t>’</w:t>
      </w:r>
      <w:r>
        <w:rPr>
          <w:rFonts w:ascii="Garamond" w:hAnsi="Garamond"/>
          <w:bCs/>
        </w:rPr>
        <w:t>s General Prosecutor</w:t>
      </w:r>
      <w:r w:rsidR="00B45964">
        <w:rPr>
          <w:rFonts w:ascii="Garamond" w:hAnsi="Garamond"/>
          <w:bCs/>
        </w:rPr>
        <w:t>’</w:t>
      </w:r>
      <w:r>
        <w:rPr>
          <w:rFonts w:ascii="Garamond" w:hAnsi="Garamond"/>
          <w:bCs/>
        </w:rPr>
        <w:t>s Office prepares the MLAT request. GPB supplies the Russian authority with the relevant case materials, orders, details of the offence, information identifying Mr Sood and the Indian assets, and the evidence linking those assets to the alleged offence.</w:t>
      </w:r>
    </w:p>
    <w:p w14:paraId="581FA7B4" w14:textId="13186B07" w:rsidR="001247BA" w:rsidRPr="003A699F" w:rsidRDefault="00F525FC" w:rsidP="001247BA">
      <w:pPr>
        <w:pStyle w:val="ListParagraph"/>
        <w:numPr>
          <w:ilvl w:val="1"/>
          <w:numId w:val="18"/>
        </w:numPr>
        <w:ind w:hanging="357"/>
        <w:contextualSpacing w:val="0"/>
        <w:rPr>
          <w:rFonts w:ascii="Garamond" w:hAnsi="Garamond"/>
          <w:bCs/>
        </w:rPr>
      </w:pPr>
      <w:r>
        <w:rPr>
          <w:rFonts w:ascii="Garamond" w:hAnsi="Garamond"/>
          <w:b/>
          <w:bCs/>
        </w:rPr>
        <w:t>Transmission to India:</w:t>
      </w:r>
      <w:r>
        <w:rPr>
          <w:rFonts w:ascii="Garamond" w:hAnsi="Garamond"/>
          <w:bCs/>
        </w:rPr>
        <w:t xml:space="preserve"> The General Prosecutor</w:t>
      </w:r>
      <w:r w:rsidR="00B45964">
        <w:rPr>
          <w:rFonts w:ascii="Garamond" w:hAnsi="Garamond"/>
          <w:bCs/>
        </w:rPr>
        <w:t>’</w:t>
      </w:r>
      <w:r>
        <w:rPr>
          <w:rFonts w:ascii="Garamond" w:hAnsi="Garamond"/>
          <w:bCs/>
        </w:rPr>
        <w:t>s Office sends the request to India</w:t>
      </w:r>
      <w:r w:rsidR="00B45964">
        <w:rPr>
          <w:rFonts w:ascii="Garamond" w:hAnsi="Garamond"/>
          <w:bCs/>
        </w:rPr>
        <w:t>’</w:t>
      </w:r>
      <w:r>
        <w:rPr>
          <w:rFonts w:ascii="Garamond" w:hAnsi="Garamond"/>
          <w:bCs/>
        </w:rPr>
        <w:t>s Ministry of Home Affairs (</w:t>
      </w:r>
      <w:ins w:id="123" w:author="Vedanshi Mishra" w:date="2026-09-15T14:27:00Z" w16du:dateUtc="2026-09-15T08:57:00Z">
        <w:r w:rsidR="009A56C5">
          <w:rPr>
            <w:rFonts w:ascii="Garamond" w:hAnsi="Garamond"/>
            <w:bCs/>
          </w:rPr>
          <w:t>“</w:t>
        </w:r>
      </w:ins>
      <w:del w:id="124" w:author="Vedanshi Mishra" w:date="2026-09-15T14:27:00Z" w16du:dateUtc="2026-09-15T08:57:00Z">
        <w:r w:rsidDel="009A56C5">
          <w:rPr>
            <w:rFonts w:ascii="Garamond" w:hAnsi="Garamond"/>
            <w:bCs/>
          </w:rPr>
          <w:delText xml:space="preserve">the </w:delText>
        </w:r>
      </w:del>
      <w:r>
        <w:rPr>
          <w:rFonts w:ascii="Garamond" w:hAnsi="Garamond"/>
          <w:b/>
          <w:bCs/>
        </w:rPr>
        <w:t>MHA</w:t>
      </w:r>
      <w:ins w:id="125" w:author="Vedanshi Mishra" w:date="2026-09-15T14:27:00Z" w16du:dateUtc="2026-09-15T08:57:00Z">
        <w:r w:rsidR="009A56C5">
          <w:rPr>
            <w:rFonts w:ascii="Garamond" w:hAnsi="Garamond"/>
          </w:rPr>
          <w:t>”</w:t>
        </w:r>
      </w:ins>
      <w:r>
        <w:rPr>
          <w:rFonts w:ascii="Garamond" w:hAnsi="Garamond"/>
          <w:bCs/>
        </w:rPr>
        <w:t>).</w:t>
      </w:r>
    </w:p>
    <w:p w14:paraId="3733E9CE" w14:textId="53E6730E" w:rsidR="00F525FC" w:rsidRPr="003A699F" w:rsidRDefault="00F525FC" w:rsidP="00D55999">
      <w:pPr>
        <w:pStyle w:val="ListParagraph"/>
        <w:numPr>
          <w:ilvl w:val="1"/>
          <w:numId w:val="18"/>
        </w:numPr>
        <w:ind w:hanging="357"/>
        <w:contextualSpacing w:val="0"/>
        <w:rPr>
          <w:rFonts w:ascii="Garamond" w:hAnsi="Garamond"/>
        </w:rPr>
      </w:pPr>
      <w:r>
        <w:rPr>
          <w:rFonts w:ascii="Garamond" w:hAnsi="Garamond"/>
          <w:b/>
          <w:bCs/>
        </w:rPr>
        <w:t>Review by the MHA:</w:t>
      </w:r>
      <w:r>
        <w:rPr>
          <w:rFonts w:ascii="Garamond" w:hAnsi="Garamond"/>
          <w:bCs/>
        </w:rPr>
        <w:t xml:space="preserve"> The MHA determines whether the request falls within the MLAT and Indian law and may forward it to the appropriate Indian court.</w:t>
      </w:r>
      <w:ins w:id="126" w:author="Aryan Sharma" w:date="2026-09-15T16:23:00Z" w16du:dateUtc="2026-09-15T10:53:00Z">
        <w:r w:rsidR="00757CC9">
          <w:rPr>
            <w:rStyle w:val="FootnoteReference"/>
            <w:rFonts w:ascii="Garamond" w:hAnsi="Garamond"/>
            <w:bCs/>
          </w:rPr>
          <w:footnoteReference w:id="7"/>
        </w:r>
      </w:ins>
    </w:p>
    <w:p w14:paraId="690F7F96" w14:textId="045E492E" w:rsidR="00F525FC" w:rsidRPr="003A699F" w:rsidRDefault="00F525FC" w:rsidP="00D55999">
      <w:pPr>
        <w:pStyle w:val="ListParagraph"/>
        <w:numPr>
          <w:ilvl w:val="1"/>
          <w:numId w:val="18"/>
        </w:numPr>
        <w:ind w:hanging="357"/>
        <w:contextualSpacing w:val="0"/>
        <w:rPr>
          <w:rFonts w:ascii="Garamond" w:hAnsi="Garamond"/>
        </w:rPr>
      </w:pPr>
      <w:r>
        <w:rPr>
          <w:rFonts w:ascii="Garamond" w:hAnsi="Garamond"/>
          <w:b/>
          <w:bCs/>
        </w:rPr>
        <w:t>Tracing:</w:t>
      </w:r>
      <w:r>
        <w:rPr>
          <w:rFonts w:ascii="Garamond" w:hAnsi="Garamond"/>
        </w:rPr>
        <w:t xml:space="preserve"> The court may direct an Indian police officer to trace and identify the relevant property and determine whether it is proceeds of crime.</w:t>
      </w:r>
      <w:ins w:id="137" w:author="Aryan Sharma" w:date="2026-09-15T16:24:00Z" w16du:dateUtc="2026-09-15T10:54:00Z">
        <w:r w:rsidR="00757CC9">
          <w:rPr>
            <w:rStyle w:val="FootnoteReference"/>
            <w:rFonts w:ascii="Garamond" w:hAnsi="Garamond"/>
          </w:rPr>
          <w:footnoteReference w:id="8"/>
        </w:r>
      </w:ins>
    </w:p>
    <w:p w14:paraId="1F210C3E" w14:textId="4DB56A9D" w:rsidR="00F525FC" w:rsidRPr="003A699F" w:rsidRDefault="00F525FC" w:rsidP="00D55999">
      <w:pPr>
        <w:pStyle w:val="ListParagraph"/>
        <w:numPr>
          <w:ilvl w:val="1"/>
          <w:numId w:val="18"/>
        </w:numPr>
        <w:ind w:hanging="357"/>
        <w:contextualSpacing w:val="0"/>
        <w:rPr>
          <w:rFonts w:ascii="Garamond" w:hAnsi="Garamond"/>
        </w:rPr>
      </w:pPr>
      <w:r>
        <w:rPr>
          <w:rFonts w:ascii="Garamond" w:hAnsi="Garamond"/>
          <w:b/>
          <w:bCs/>
        </w:rPr>
        <w:t>Interim restraint:</w:t>
      </w:r>
      <w:r>
        <w:rPr>
          <w:rFonts w:ascii="Garamond" w:hAnsi="Garamond"/>
        </w:rPr>
        <w:t xml:space="preserve"> If there is a risk that the property will be concealed or disposed of, the officer may seize or attach it. The court must confirm the order within 30 days.</w:t>
      </w:r>
      <w:ins w:id="143" w:author="Aryan Sharma" w:date="2026-09-15T16:24:00Z" w16du:dateUtc="2026-09-15T10:54:00Z">
        <w:r w:rsidR="00D64E9B">
          <w:rPr>
            <w:rStyle w:val="FootnoteReference"/>
            <w:rFonts w:ascii="Garamond" w:hAnsi="Garamond"/>
          </w:rPr>
          <w:footnoteReference w:id="9"/>
        </w:r>
      </w:ins>
    </w:p>
    <w:p w14:paraId="06D6B2CA" w14:textId="70DBB1E0" w:rsidR="00F525FC" w:rsidRPr="003A699F" w:rsidRDefault="00F525FC" w:rsidP="00D55999">
      <w:pPr>
        <w:pStyle w:val="ListParagraph"/>
        <w:numPr>
          <w:ilvl w:val="1"/>
          <w:numId w:val="18"/>
        </w:numPr>
        <w:ind w:hanging="357"/>
        <w:contextualSpacing w:val="0"/>
        <w:rPr>
          <w:rFonts w:ascii="Garamond" w:hAnsi="Garamond"/>
        </w:rPr>
      </w:pPr>
      <w:r>
        <w:rPr>
          <w:rFonts w:ascii="Garamond" w:hAnsi="Garamond"/>
          <w:b/>
          <w:bCs/>
        </w:rPr>
        <w:t>Forfeiture:</w:t>
      </w:r>
      <w:r>
        <w:rPr>
          <w:rFonts w:ascii="Garamond" w:hAnsi="Garamond"/>
        </w:rPr>
        <w:t xml:space="preserve"> The court gives the affected person an opportunity to respond and determines whether the property is proceeds of crime.</w:t>
      </w:r>
      <w:ins w:id="151" w:author="Aryan Sharma" w:date="2026-09-15T16:25:00Z" w16du:dateUtc="2026-09-15T10:55:00Z">
        <w:r w:rsidR="00D64E9B">
          <w:rPr>
            <w:rStyle w:val="FootnoteReference"/>
            <w:rFonts w:ascii="Garamond" w:hAnsi="Garamond"/>
          </w:rPr>
          <w:footnoteReference w:id="10"/>
        </w:r>
      </w:ins>
      <w:r>
        <w:rPr>
          <w:rFonts w:ascii="Garamond" w:hAnsi="Garamond"/>
        </w:rPr>
        <w:t xml:space="preserve"> If it is, the property </w:t>
      </w:r>
      <w:ins w:id="158" w:author="Natasha Kavalakkat" w:date="2026-09-15T18:38:00Z" w16du:dateUtc="2026-09-15T14:38:00Z">
        <w:r w:rsidR="001C6106" w:rsidRPr="001C6106">
          <w:rPr>
            <w:rFonts w:ascii="Garamond" w:hAnsi="Garamond"/>
          </w:rPr>
          <w:t>stands forfeited to the Government of India free from encumbrances</w:t>
        </w:r>
      </w:ins>
      <w:del w:id="159" w:author="Natasha Kavalakkat" w:date="2026-09-15T18:38:00Z" w16du:dateUtc="2026-09-15T14:38:00Z">
        <w:r w:rsidDel="001C6106">
          <w:rPr>
            <w:rFonts w:ascii="Garamond" w:hAnsi="Garamond"/>
          </w:rPr>
          <w:delText>may be forfeited to the Government of India</w:delText>
        </w:r>
      </w:del>
      <w:r>
        <w:rPr>
          <w:rFonts w:ascii="Garamond" w:hAnsi="Garamond"/>
        </w:rPr>
        <w:t>.</w:t>
      </w:r>
      <w:ins w:id="160" w:author="Aryan Sharma" w:date="2026-09-15T16:26:00Z" w16du:dateUtc="2026-09-15T10:56:00Z">
        <w:r w:rsidR="00D64E9B">
          <w:rPr>
            <w:rStyle w:val="FootnoteReference"/>
            <w:rFonts w:ascii="Garamond" w:hAnsi="Garamond"/>
          </w:rPr>
          <w:footnoteReference w:id="11"/>
        </w:r>
      </w:ins>
    </w:p>
    <w:p w14:paraId="7D89815F" w14:textId="6B145AC0" w:rsidR="002F150B" w:rsidRPr="002F150B" w:rsidRDefault="002F150B" w:rsidP="002F150B">
      <w:pPr>
        <w:pStyle w:val="ListParagraph"/>
        <w:numPr>
          <w:ilvl w:val="0"/>
          <w:numId w:val="18"/>
        </w:numPr>
        <w:rPr>
          <w:ins w:id="169" w:author="Natasha Kavalakkat" w:date="2026-09-15T18:53:00Z" w16du:dateUtc="2026-09-15T14:53:00Z"/>
          <w:rFonts w:ascii="Garamond" w:hAnsi="Garamond"/>
        </w:rPr>
      </w:pPr>
      <w:ins w:id="170" w:author="Natasha Kavalakkat" w:date="2026-09-15T18:50:00Z">
        <w:r w:rsidRPr="002F150B">
          <w:rPr>
            <w:rFonts w:ascii="Garamond" w:hAnsi="Garamond"/>
          </w:rPr>
          <w:t>The “international search” does not, by itself, result in</w:t>
        </w:r>
      </w:ins>
      <w:ins w:id="171" w:author="Natasha Kavalakkat" w:date="2026-09-15T18:52:00Z" w16du:dateUtc="2026-09-15T14:52:00Z">
        <w:r w:rsidRPr="002F150B">
          <w:rPr>
            <w:rFonts w:ascii="Garamond" w:hAnsi="Garamond"/>
          </w:rPr>
          <w:t xml:space="preserve"> </w:t>
        </w:r>
      </w:ins>
      <w:ins w:id="172" w:author="Natasha Kavalakkat" w:date="2026-09-15T18:50:00Z">
        <w:r w:rsidRPr="002F150B">
          <w:rPr>
            <w:rFonts w:ascii="Garamond" w:hAnsi="Garamond"/>
          </w:rPr>
          <w:t xml:space="preserve">any freezing, attachment or confiscation order in India; or registration or prosecution of the underlying offence in India. </w:t>
        </w:r>
      </w:ins>
      <w:ins w:id="173" w:author="Natasha Kavalakkat" w:date="2026-09-15T18:52:00Z" w16du:dateUtc="2026-09-15T14:52:00Z">
        <w:r w:rsidRPr="002F150B">
          <w:rPr>
            <w:rFonts w:ascii="Garamond" w:hAnsi="Garamond"/>
          </w:rPr>
          <w:t>The</w:t>
        </w:r>
      </w:ins>
      <w:ins w:id="174" w:author="Natasha Kavalakkat" w:date="2026-09-15T18:50:00Z">
        <w:r w:rsidRPr="002F150B">
          <w:rPr>
            <w:rFonts w:ascii="Garamond" w:hAnsi="Garamond"/>
          </w:rPr>
          <w:t xml:space="preserve"> practical effect would depend upon the nature of the measure issued by the Russian authorities and the international cooperation mechanism through which it is pursued. </w:t>
        </w:r>
      </w:ins>
      <w:ins w:id="175" w:author="Aryan Sharma" w:date="2026-09-15T19:37:00Z" w16du:dateUtc="2026-09-15T14:07:00Z">
        <w:del w:id="176" w:author="Natasha Kavalakkat" w:date="2026-09-15T18:50:00Z" w16du:dateUtc="2026-09-15T14:50:00Z">
          <w:r w:rsidR="00A63282" w:rsidRPr="002F150B" w:rsidDel="002F150B">
            <w:rPr>
              <w:rFonts w:ascii="Garamond" w:hAnsi="Garamond"/>
            </w:rPr>
            <w:delText xml:space="preserve">The precise effect of </w:delText>
          </w:r>
          <w:r w:rsidR="00A63282" w:rsidRPr="002F150B" w:rsidDel="002F150B">
            <w:rPr>
              <w:rFonts w:ascii="Garamond" w:hAnsi="Garamond"/>
              <w:rPrChange w:id="177" w:author="Natasha Kavalakkat" w:date="2026-09-15T18:52:00Z" w16du:dateUtc="2026-09-15T14:52:00Z">
                <w:rPr>
                  <w:rFonts w:ascii="Garamond" w:hAnsi="Garamond"/>
                  <w:highlight w:val="yellow"/>
                </w:rPr>
              </w:rPrChange>
            </w:rPr>
            <w:delText>“international searches”</w:delText>
          </w:r>
          <w:r w:rsidR="00A63282" w:rsidRPr="002F150B" w:rsidDel="002F150B">
            <w:rPr>
              <w:rFonts w:ascii="Garamond" w:hAnsi="Garamond"/>
            </w:rPr>
            <w:delText xml:space="preserve"> depends upon the nature of the international measure issued. </w:delText>
          </w:r>
        </w:del>
      </w:ins>
      <w:ins w:id="178" w:author="Aryan Sharma" w:date="2026-09-15T19:39:00Z" w16du:dateUtc="2026-09-15T14:09:00Z">
        <w:r w:rsidR="00A63282" w:rsidRPr="002F150B">
          <w:rPr>
            <w:rFonts w:ascii="Garamond" w:hAnsi="Garamond"/>
          </w:rPr>
          <w:t>For example</w:t>
        </w:r>
      </w:ins>
      <w:ins w:id="179" w:author="Aryan Sharma" w:date="2026-09-15T19:45:00Z" w16du:dateUtc="2026-09-15T14:15:00Z">
        <w:r w:rsidR="00BB065A" w:rsidRPr="002F150B">
          <w:rPr>
            <w:rFonts w:ascii="Garamond" w:hAnsi="Garamond"/>
          </w:rPr>
          <w:t>:</w:t>
        </w:r>
      </w:ins>
      <w:ins w:id="180" w:author="Natasha Kavalakkat" w:date="2026-09-15T18:53:00Z" w16du:dateUtc="2026-09-15T14:53:00Z">
        <w:r w:rsidRPr="002F150B">
          <w:rPr>
            <w:rFonts w:ascii="Garamond" w:hAnsi="Garamond"/>
          </w:rPr>
          <w:t xml:space="preserve"> (a) </w:t>
        </w:r>
      </w:ins>
      <w:moveToRangeStart w:id="181" w:author="Natasha Kavalakkat" w:date="2026-09-15T18:53:00Z" w:name="move240390814"/>
      <w:moveTo w:id="182" w:author="Natasha Kavalakkat" w:date="2026-09-15T18:53:00Z" w16du:dateUtc="2026-09-15T14:53:00Z">
        <w:r w:rsidRPr="002F150B">
          <w:rPr>
            <w:rFonts w:ascii="Garamond" w:hAnsi="Garamond"/>
          </w:rPr>
          <w:t>an INTERPOL Silver Notice or Silver Diffusion concerning Mr Sood’s assets, may be used to locate or identify assets and obtain information concerning them in participating jurisdictions, including India;</w:t>
        </w:r>
        <w:r w:rsidRPr="002F150B">
          <w:rPr>
            <w:rStyle w:val="FootnoteReference"/>
            <w:rFonts w:ascii="Garamond" w:hAnsi="Garamond"/>
          </w:rPr>
          <w:t xml:space="preserve"> </w:t>
        </w:r>
        <w:r w:rsidRPr="003A699F">
          <w:rPr>
            <w:rStyle w:val="FootnoteReference"/>
            <w:rFonts w:ascii="Garamond" w:hAnsi="Garamond"/>
          </w:rPr>
          <w:footnoteReference w:id="12"/>
        </w:r>
      </w:moveTo>
      <w:moveToRangeEnd w:id="181"/>
      <w:ins w:id="185" w:author="Natasha Kavalakkat" w:date="2026-09-15T18:53:00Z" w16du:dateUtc="2026-09-15T14:53:00Z">
        <w:r w:rsidRPr="002F150B">
          <w:rPr>
            <w:rFonts w:ascii="Garamond" w:hAnsi="Garamond"/>
          </w:rPr>
          <w:t xml:space="preserve"> (b) an INTERPOL Red Notice may facilitate the location and provisional arrest of a wanted </w:t>
        </w:r>
        <w:r w:rsidRPr="002F150B">
          <w:rPr>
            <w:rFonts w:ascii="Garamond" w:hAnsi="Garamond"/>
          </w:rPr>
          <w:lastRenderedPageBreak/>
          <w:t>person with an objective of extradition or similar proceedings’; and</w:t>
        </w:r>
        <w:r>
          <w:rPr>
            <w:rFonts w:ascii="Garamond" w:hAnsi="Garamond"/>
          </w:rPr>
          <w:t xml:space="preserve"> (c) </w:t>
        </w:r>
      </w:ins>
      <w:moveToRangeStart w:id="186" w:author="Natasha Kavalakkat" w:date="2026-09-15T18:53:00Z" w:name="move240390852"/>
      <w:moveTo w:id="187" w:author="Natasha Kavalakkat" w:date="2026-09-15T18:53:00Z" w16du:dateUtc="2026-09-15T14:53:00Z">
        <w:r w:rsidRPr="003A699F">
          <w:rPr>
            <w:rFonts w:ascii="Garamond" w:hAnsi="Garamond"/>
          </w:rPr>
          <w:t>a</w:t>
        </w:r>
        <w:r>
          <w:rPr>
            <w:rFonts w:ascii="Garamond" w:hAnsi="Garamond"/>
          </w:rPr>
          <w:t>n</w:t>
        </w:r>
        <w:r w:rsidRPr="003A699F">
          <w:rPr>
            <w:rFonts w:ascii="Garamond" w:hAnsi="Garamond"/>
          </w:rPr>
          <w:t xml:space="preserve"> INTERPOL Blue Notice may be used to obtain information concerning a person’s identity, location, or activities</w:t>
        </w:r>
        <w:r>
          <w:rPr>
            <w:rFonts w:ascii="Garamond" w:hAnsi="Garamond"/>
          </w:rPr>
          <w:t>.</w:t>
        </w:r>
        <w:del w:id="188" w:author="Natasha Kavalakkat" w:date="2026-09-15T18:54:00Z" w16du:dateUtc="2026-09-15T14:54:00Z">
          <w:r w:rsidRPr="00BB065A" w:rsidDel="002F150B">
            <w:rPr>
              <w:rStyle w:val="FootnoteReference"/>
              <w:rFonts w:ascii="Garamond" w:hAnsi="Garamond"/>
            </w:rPr>
            <w:delText xml:space="preserve"> </w:delText>
          </w:r>
        </w:del>
        <w:r w:rsidRPr="003A699F">
          <w:rPr>
            <w:rStyle w:val="FootnoteReference"/>
            <w:rFonts w:ascii="Garamond" w:hAnsi="Garamond"/>
          </w:rPr>
          <w:footnoteReference w:id="13"/>
        </w:r>
      </w:moveTo>
      <w:moveToRangeEnd w:id="186"/>
      <w:ins w:id="191" w:author="Natasha Kavalakkat" w:date="2026-09-15T18:54:00Z" w16du:dateUtc="2026-09-15T14:54:00Z">
        <w:r w:rsidRPr="002F150B">
          <w:rPr>
            <w:rFonts w:ascii="Garamond" w:hAnsi="Garamond"/>
          </w:rPr>
          <w:t xml:space="preserve"> </w:t>
        </w:r>
      </w:ins>
      <w:ins w:id="192" w:author="Natasha Kavalakkat" w:date="2026-09-15T18:54:00Z">
        <w:r w:rsidRPr="002F150B">
          <w:rPr>
            <w:rFonts w:ascii="Garamond" w:hAnsi="Garamond"/>
          </w:rPr>
          <w:t>Such measures are, however, non-coercive</w:t>
        </w:r>
      </w:ins>
      <w:ins w:id="193" w:author="Natasha Kavalakkat" w:date="2026-09-15T18:54:00Z" w16du:dateUtc="2026-09-15T14:54:00Z">
        <w:r>
          <w:rPr>
            <w:rFonts w:ascii="Garamond" w:hAnsi="Garamond"/>
          </w:rPr>
          <w:t xml:space="preserve">. </w:t>
        </w:r>
        <w:r w:rsidRPr="002F150B">
          <w:rPr>
            <w:rFonts w:ascii="Garamond" w:hAnsi="Garamond"/>
          </w:rPr>
          <w:t>Any coercive step would require a separate Indian process.</w:t>
        </w:r>
      </w:ins>
    </w:p>
    <w:p w14:paraId="0929EBC5" w14:textId="77777777" w:rsidR="002F150B" w:rsidRPr="001C7A16" w:rsidDel="002F150B" w:rsidRDefault="002F150B" w:rsidP="001C7A16">
      <w:pPr>
        <w:ind w:left="357" w:firstLine="0"/>
        <w:rPr>
          <w:ins w:id="194" w:author="Aryan Sharma" w:date="2026-09-15T19:39:00Z" w16du:dateUtc="2026-09-15T14:09:00Z"/>
          <w:del w:id="195" w:author="Natasha Kavalakkat" w:date="2026-09-15T18:53:00Z" w16du:dateUtc="2026-09-15T14:53:00Z"/>
          <w:rFonts w:ascii="Garamond" w:hAnsi="Garamond"/>
        </w:rPr>
        <w:pPrChange w:id="196" w:author="Vedanshi Mishra" w:date="2026-09-15T21:21:00Z" w16du:dateUtc="2026-09-15T15:51:00Z">
          <w:pPr>
            <w:pStyle w:val="ListParagraph"/>
            <w:numPr>
              <w:numId w:val="18"/>
            </w:numPr>
            <w:ind w:left="360" w:hanging="360"/>
          </w:pPr>
        </w:pPrChange>
      </w:pPr>
    </w:p>
    <w:p w14:paraId="0D5AB6AE" w14:textId="51E9F3AE" w:rsidR="00A63282" w:rsidRPr="002F150B" w:rsidDel="002F150B" w:rsidRDefault="00BB065A" w:rsidP="001C7A16">
      <w:pPr>
        <w:ind w:left="357" w:firstLine="0"/>
        <w:rPr>
          <w:ins w:id="197" w:author="Aryan Sharma" w:date="2026-09-15T19:39:00Z" w16du:dateUtc="2026-09-15T14:09:00Z"/>
          <w:del w:id="198" w:author="Natasha Kavalakkat" w:date="2026-09-15T18:53:00Z" w16du:dateUtc="2026-09-15T14:53:00Z"/>
        </w:rPr>
        <w:pPrChange w:id="199" w:author="Vedanshi Mishra" w:date="2026-09-15T21:21:00Z" w16du:dateUtc="2026-09-15T15:51:00Z">
          <w:pPr>
            <w:pStyle w:val="ListParagraph"/>
            <w:numPr>
              <w:ilvl w:val="1"/>
              <w:numId w:val="18"/>
            </w:numPr>
            <w:ind w:hanging="360"/>
          </w:pPr>
        </w:pPrChange>
      </w:pPr>
      <w:moveFromRangeStart w:id="200" w:author="Natasha Kavalakkat" w:date="2026-09-15T18:53:00Z" w:name="move240390814"/>
      <w:moveFrom w:id="201" w:author="Natasha Kavalakkat" w:date="2026-09-15T18:53:00Z" w16du:dateUtc="2026-09-15T14:53:00Z">
        <w:ins w:id="202" w:author="Aryan Sharma" w:date="2026-09-15T19:46:00Z" w16du:dateUtc="2026-09-15T14:16:00Z">
          <w:r w:rsidRPr="002F150B" w:rsidDel="002F150B">
            <w:t xml:space="preserve">an </w:t>
          </w:r>
        </w:ins>
        <w:ins w:id="203" w:author="Aryan Sharma" w:date="2026-09-15T19:39:00Z" w16du:dateUtc="2026-09-15T14:09:00Z">
          <w:r w:rsidR="00A63282" w:rsidRPr="002F150B" w:rsidDel="002F150B">
            <w:t>INTERPOL Silver Notice or Silver Diffusion concerning Mr Sood’s assets, may be used to locate or identify assets and obtain information concerning them in participating jurisdictions, including India;</w:t>
          </w:r>
        </w:ins>
        <w:ins w:id="204" w:author="Aryan Sharma" w:date="2026-09-15T19:44:00Z" w16du:dateUtc="2026-09-15T14:14:00Z">
          <w:r w:rsidRPr="002F150B" w:rsidDel="002F150B">
            <w:rPr>
              <w:rStyle w:val="FootnoteReference"/>
              <w:rFonts w:ascii="Garamond" w:hAnsi="Garamond"/>
            </w:rPr>
            <w:t xml:space="preserve"> </w:t>
          </w:r>
          <w:r w:rsidRPr="003A699F" w:rsidDel="002F150B">
            <w:rPr>
              <w:rStyle w:val="FootnoteReference"/>
              <w:rFonts w:ascii="Garamond" w:hAnsi="Garamond"/>
            </w:rPr>
            <w:footnoteReference w:id="14"/>
          </w:r>
        </w:ins>
      </w:moveFrom>
      <w:moveFromRangeEnd w:id="200"/>
    </w:p>
    <w:p w14:paraId="2C8F8E54" w14:textId="65F46CF4" w:rsidR="00A63282" w:rsidDel="002F150B" w:rsidRDefault="00A63282" w:rsidP="001C7A16">
      <w:pPr>
        <w:ind w:left="357" w:firstLine="0"/>
        <w:rPr>
          <w:ins w:id="209" w:author="Aryan Sharma" w:date="2026-09-15T19:40:00Z" w16du:dateUtc="2026-09-15T14:10:00Z"/>
          <w:del w:id="210" w:author="Natasha Kavalakkat" w:date="2026-09-15T18:53:00Z" w16du:dateUtc="2026-09-15T14:53:00Z"/>
          <w:rFonts w:ascii="Garamond" w:hAnsi="Garamond"/>
        </w:rPr>
        <w:pPrChange w:id="211" w:author="Vedanshi Mishra" w:date="2026-09-15T21:21:00Z" w16du:dateUtc="2026-09-15T15:51:00Z">
          <w:pPr>
            <w:pStyle w:val="ListParagraph"/>
            <w:numPr>
              <w:ilvl w:val="1"/>
              <w:numId w:val="18"/>
            </w:numPr>
            <w:ind w:hanging="360"/>
          </w:pPr>
        </w:pPrChange>
      </w:pPr>
      <w:ins w:id="212" w:author="Aryan Sharma" w:date="2026-09-15T19:40:00Z" w16du:dateUtc="2026-09-15T14:10:00Z">
        <w:del w:id="213" w:author="Natasha Kavalakkat" w:date="2026-09-15T18:53:00Z" w16du:dateUtc="2026-09-15T14:53:00Z">
          <w:r w:rsidRPr="003A699F" w:rsidDel="002F150B">
            <w:rPr>
              <w:rFonts w:ascii="Garamond" w:hAnsi="Garamond"/>
            </w:rPr>
            <w:delText>an INTERPOL Red Notice may facilitate the location and provisional arrest of a wanted person with an objective of extradition or similar proceedings</w:delText>
          </w:r>
          <w:r w:rsidDel="002F150B">
            <w:rPr>
              <w:rFonts w:ascii="Garamond" w:hAnsi="Garamond"/>
            </w:rPr>
            <w:delText>’; and</w:delText>
          </w:r>
        </w:del>
      </w:ins>
    </w:p>
    <w:p w14:paraId="219241B8" w14:textId="68601C05" w:rsidR="00A63282" w:rsidDel="001C7A16" w:rsidRDefault="00A63282" w:rsidP="001C7A16">
      <w:pPr>
        <w:ind w:left="357" w:firstLine="0"/>
        <w:rPr>
          <w:ins w:id="214" w:author="Aryan Sharma" w:date="2026-09-15T19:39:00Z" w16du:dateUtc="2026-09-15T14:09:00Z"/>
          <w:del w:id="215" w:author="Vedanshi Mishra" w:date="2026-09-15T21:21:00Z" w16du:dateUtc="2026-09-15T15:51:00Z"/>
          <w:rFonts w:ascii="Garamond" w:hAnsi="Garamond"/>
        </w:rPr>
        <w:pPrChange w:id="216" w:author="Vedanshi Mishra" w:date="2026-09-15T21:21:00Z" w16du:dateUtc="2026-09-15T15:51:00Z">
          <w:pPr>
            <w:pStyle w:val="ListParagraph"/>
            <w:numPr>
              <w:numId w:val="18"/>
            </w:numPr>
            <w:ind w:left="360" w:hanging="360"/>
          </w:pPr>
        </w:pPrChange>
      </w:pPr>
      <w:moveFromRangeStart w:id="217" w:author="Natasha Kavalakkat" w:date="2026-09-15T18:53:00Z" w:name="move240390852"/>
      <w:moveFrom w:id="218" w:author="Natasha Kavalakkat" w:date="2026-09-15T18:53:00Z" w16du:dateUtc="2026-09-15T14:53:00Z">
        <w:ins w:id="219" w:author="Aryan Sharma" w:date="2026-09-15T19:40:00Z" w16du:dateUtc="2026-09-15T14:10:00Z">
          <w:del w:id="220" w:author="Vedanshi Mishra" w:date="2026-09-15T21:21:00Z" w16du:dateUtc="2026-09-15T15:51:00Z">
            <w:r w:rsidRPr="003A699F" w:rsidDel="001C7A16">
              <w:rPr>
                <w:rFonts w:ascii="Garamond" w:hAnsi="Garamond"/>
              </w:rPr>
              <w:delText>a</w:delText>
            </w:r>
          </w:del>
        </w:ins>
        <w:ins w:id="221" w:author="Aryan Sharma" w:date="2026-09-15T19:49:00Z" w16du:dateUtc="2026-09-15T14:19:00Z">
          <w:del w:id="222" w:author="Vedanshi Mishra" w:date="2026-09-15T21:21:00Z" w16du:dateUtc="2026-09-15T15:51:00Z">
            <w:r w:rsidR="001F3F94" w:rsidDel="001C7A16">
              <w:rPr>
                <w:rFonts w:ascii="Garamond" w:hAnsi="Garamond"/>
              </w:rPr>
              <w:delText>n</w:delText>
            </w:r>
          </w:del>
        </w:ins>
        <w:ins w:id="223" w:author="Aryan Sharma" w:date="2026-09-15T19:40:00Z" w16du:dateUtc="2026-09-15T14:10:00Z">
          <w:del w:id="224" w:author="Vedanshi Mishra" w:date="2026-09-15T21:21:00Z" w16du:dateUtc="2026-09-15T15:51:00Z">
            <w:r w:rsidRPr="003A699F" w:rsidDel="001C7A16">
              <w:rPr>
                <w:rFonts w:ascii="Garamond" w:hAnsi="Garamond"/>
              </w:rPr>
              <w:delText xml:space="preserve"> </w:delText>
            </w:r>
          </w:del>
        </w:ins>
        <w:ins w:id="225" w:author="Aryan Sharma" w:date="2026-09-15T19:46:00Z" w16du:dateUtc="2026-09-15T14:16:00Z">
          <w:del w:id="226" w:author="Vedanshi Mishra" w:date="2026-09-15T21:21:00Z" w16du:dateUtc="2026-09-15T15:51:00Z">
            <w:r w:rsidR="00BB065A" w:rsidRPr="003A699F" w:rsidDel="001C7A16">
              <w:rPr>
                <w:rFonts w:ascii="Garamond" w:hAnsi="Garamond"/>
              </w:rPr>
              <w:delText xml:space="preserve">INTERPOL </w:delText>
            </w:r>
          </w:del>
        </w:ins>
        <w:ins w:id="227" w:author="Aryan Sharma" w:date="2026-09-15T19:40:00Z" w16du:dateUtc="2026-09-15T14:10:00Z">
          <w:del w:id="228" w:author="Vedanshi Mishra" w:date="2026-09-15T21:21:00Z" w16du:dateUtc="2026-09-15T15:51:00Z">
            <w:r w:rsidRPr="003A699F" w:rsidDel="001C7A16">
              <w:rPr>
                <w:rFonts w:ascii="Garamond" w:hAnsi="Garamond"/>
              </w:rPr>
              <w:delText>Blue Notice may be used to obtain information concerning a person’s identity, location, or activities</w:delText>
            </w:r>
            <w:r w:rsidDel="001C7A16">
              <w:rPr>
                <w:rFonts w:ascii="Garamond" w:hAnsi="Garamond"/>
              </w:rPr>
              <w:delText>.</w:delText>
            </w:r>
          </w:del>
        </w:ins>
        <w:ins w:id="229" w:author="Aryan Sharma" w:date="2026-09-15T19:44:00Z" w16du:dateUtc="2026-09-15T14:14:00Z">
          <w:del w:id="230" w:author="Vedanshi Mishra" w:date="2026-09-15T21:21:00Z" w16du:dateUtc="2026-09-15T15:51:00Z">
            <w:r w:rsidR="00BB065A" w:rsidRPr="00BB065A" w:rsidDel="001C7A16">
              <w:rPr>
                <w:rStyle w:val="FootnoteReference"/>
                <w:rFonts w:ascii="Garamond" w:hAnsi="Garamond"/>
              </w:rPr>
              <w:delText xml:space="preserve"> </w:delText>
            </w:r>
            <w:r w:rsidR="00BB065A" w:rsidRPr="003A699F" w:rsidDel="001C7A16">
              <w:rPr>
                <w:rStyle w:val="FootnoteReference"/>
                <w:rFonts w:ascii="Garamond" w:hAnsi="Garamond"/>
              </w:rPr>
              <w:footnoteReference w:id="15"/>
            </w:r>
          </w:del>
        </w:ins>
      </w:moveFrom>
      <w:moveFromRangeEnd w:id="217"/>
    </w:p>
    <w:p w14:paraId="5337AFA4" w14:textId="5FDA3714" w:rsidR="00A63282" w:rsidRPr="00A63282" w:rsidDel="002F150B" w:rsidRDefault="00BB065A">
      <w:pPr>
        <w:pStyle w:val="ListParagraph"/>
        <w:numPr>
          <w:ilvl w:val="0"/>
          <w:numId w:val="18"/>
        </w:numPr>
        <w:ind w:hanging="357"/>
        <w:contextualSpacing w:val="0"/>
        <w:rPr>
          <w:ins w:id="235" w:author="Aryan Sharma" w:date="2026-09-15T19:37:00Z" w16du:dateUtc="2026-09-15T14:07:00Z"/>
          <w:del w:id="236" w:author="Natasha Kavalakkat" w:date="2026-09-15T18:51:00Z" w16du:dateUtc="2026-09-15T14:51:00Z"/>
          <w:rFonts w:ascii="Garamond" w:hAnsi="Garamond"/>
          <w:rPrChange w:id="237" w:author="Aryan Sharma" w:date="2026-09-15T19:39:00Z" w16du:dateUtc="2026-09-15T14:09:00Z">
            <w:rPr>
              <w:ins w:id="238" w:author="Aryan Sharma" w:date="2026-09-15T19:37:00Z" w16du:dateUtc="2026-09-15T14:07:00Z"/>
              <w:del w:id="239" w:author="Natasha Kavalakkat" w:date="2026-09-15T18:51:00Z" w16du:dateUtc="2026-09-15T14:51:00Z"/>
              <w:rFonts w:ascii="Garamond" w:hAnsi="Garamond"/>
              <w:highlight w:val="yellow"/>
            </w:rPr>
          </w:rPrChange>
        </w:rPr>
        <w:pPrChange w:id="240" w:author="Aryan Sharma" w:date="2026-09-15T19:45:00Z" w16du:dateUtc="2026-09-15T14:15:00Z">
          <w:pPr>
            <w:pStyle w:val="ListParagraph"/>
            <w:numPr>
              <w:numId w:val="18"/>
            </w:numPr>
            <w:ind w:left="360" w:hanging="360"/>
          </w:pPr>
        </w:pPrChange>
      </w:pPr>
      <w:ins w:id="241" w:author="Aryan Sharma" w:date="2026-09-15T19:44:00Z" w16du:dateUtc="2026-09-15T14:14:00Z">
        <w:del w:id="242" w:author="Natasha Kavalakkat" w:date="2026-09-15T18:50:00Z" w16du:dateUtc="2026-09-15T14:50:00Z">
          <w:r w:rsidRPr="00BB065A" w:rsidDel="002F150B">
            <w:rPr>
              <w:rFonts w:ascii="Garamond" w:hAnsi="Garamond"/>
            </w:rPr>
            <w:delText>These mechanisms</w:delText>
          </w:r>
        </w:del>
      </w:ins>
      <w:ins w:id="243" w:author="Aryan Sharma" w:date="2026-09-15T19:42:00Z" w16du:dateUtc="2026-09-15T14:12:00Z">
        <w:del w:id="244" w:author="Natasha Kavalakkat" w:date="2026-09-15T18:50:00Z" w16du:dateUtc="2026-09-15T14:50:00Z">
          <w:r w:rsidRPr="00BB065A" w:rsidDel="002F150B">
            <w:rPr>
              <w:rFonts w:ascii="Garamond" w:hAnsi="Garamond"/>
            </w:rPr>
            <w:delText xml:space="preserve"> </w:delText>
          </w:r>
          <w:r w:rsidRPr="003A699F" w:rsidDel="002F150B">
            <w:rPr>
              <w:rFonts w:ascii="Garamond" w:hAnsi="Garamond"/>
            </w:rPr>
            <w:delText>facilitate international cooperation</w:delText>
          </w:r>
        </w:del>
      </w:ins>
      <w:ins w:id="245" w:author="Aryan Sharma" w:date="2026-09-15T19:38:00Z" w16du:dateUtc="2026-09-15T14:08:00Z">
        <w:del w:id="246" w:author="Natasha Kavalakkat" w:date="2026-09-15T18:50:00Z" w16du:dateUtc="2026-09-15T14:50:00Z">
          <w:r w:rsidR="00A63282" w:rsidRPr="002F150B" w:rsidDel="002F150B">
            <w:rPr>
              <w:rFonts w:ascii="Garamond" w:hAnsi="Garamond"/>
            </w:rPr>
            <w:delText xml:space="preserve"> </w:delText>
          </w:r>
        </w:del>
      </w:ins>
      <w:ins w:id="247" w:author="Aryan Sharma" w:date="2026-09-15T19:47:00Z" w16du:dateUtc="2026-09-15T14:17:00Z">
        <w:del w:id="248" w:author="Natasha Kavalakkat" w:date="2026-09-15T18:50:00Z" w16du:dateUtc="2026-09-15T14:50:00Z">
          <w:r w:rsidDel="002F150B">
            <w:rPr>
              <w:rFonts w:ascii="Garamond" w:hAnsi="Garamond"/>
            </w:rPr>
            <w:delText xml:space="preserve">and do not amount </w:delText>
          </w:r>
        </w:del>
      </w:ins>
      <w:ins w:id="249" w:author="Aryan Sharma" w:date="2026-09-15T19:43:00Z" w16du:dateUtc="2026-09-15T14:13:00Z">
        <w:del w:id="250" w:author="Natasha Kavalakkat" w:date="2026-09-15T18:50:00Z" w16du:dateUtc="2026-09-15T14:50:00Z">
          <w:r w:rsidDel="002F150B">
            <w:rPr>
              <w:rFonts w:ascii="Garamond" w:hAnsi="Garamond"/>
            </w:rPr>
            <w:delText>to</w:delText>
          </w:r>
        </w:del>
      </w:ins>
      <w:ins w:id="251" w:author="Aryan Sharma" w:date="2026-09-15T19:47:00Z" w16du:dateUtc="2026-09-15T14:17:00Z">
        <w:del w:id="252" w:author="Natasha Kavalakkat" w:date="2026-09-15T18:50:00Z" w16du:dateUtc="2026-09-15T14:50:00Z">
          <w:r w:rsidDel="002F150B">
            <w:rPr>
              <w:rFonts w:ascii="Garamond" w:hAnsi="Garamond"/>
            </w:rPr>
            <w:delText>:</w:delText>
          </w:r>
        </w:del>
      </w:ins>
      <w:ins w:id="253" w:author="Aryan Sharma" w:date="2026-09-15T19:43:00Z" w16du:dateUtc="2026-09-15T14:13:00Z">
        <w:del w:id="254" w:author="Natasha Kavalakkat" w:date="2026-09-15T18:50:00Z" w16du:dateUtc="2026-09-15T14:50:00Z">
          <w:r w:rsidDel="002F150B">
            <w:rPr>
              <w:rFonts w:ascii="Garamond" w:hAnsi="Garamond"/>
            </w:rPr>
            <w:delText xml:space="preserve"> (a) </w:delText>
          </w:r>
        </w:del>
      </w:ins>
      <w:ins w:id="255" w:author="Aryan Sharma" w:date="2026-09-15T19:38:00Z" w16du:dateUtc="2026-09-15T14:08:00Z">
        <w:del w:id="256" w:author="Natasha Kavalakkat" w:date="2026-09-15T18:50:00Z" w16du:dateUtc="2026-09-15T14:50:00Z">
          <w:r w:rsidR="00A63282" w:rsidRPr="002F150B" w:rsidDel="002F150B">
            <w:rPr>
              <w:rFonts w:ascii="Garamond" w:hAnsi="Garamond"/>
            </w:rPr>
            <w:delText>Indian Freezing or confiscation orders,</w:delText>
          </w:r>
        </w:del>
      </w:ins>
      <w:ins w:id="257" w:author="Aryan Sharma" w:date="2026-09-15T19:43:00Z" w16du:dateUtc="2026-09-15T14:13:00Z">
        <w:del w:id="258" w:author="Natasha Kavalakkat" w:date="2026-09-15T18:50:00Z" w16du:dateUtc="2026-09-15T14:50:00Z">
          <w:r w:rsidDel="002F150B">
            <w:rPr>
              <w:rFonts w:ascii="Garamond" w:hAnsi="Garamond"/>
            </w:rPr>
            <w:delText xml:space="preserve"> or (b) </w:delText>
          </w:r>
          <w:r w:rsidRPr="003A699F" w:rsidDel="002F150B">
            <w:rPr>
              <w:rFonts w:ascii="Garamond" w:hAnsi="Garamond"/>
            </w:rPr>
            <w:delText>registration or prosecution of the underlying offence in India</w:delText>
          </w:r>
          <w:r w:rsidDel="002F150B">
            <w:rPr>
              <w:rFonts w:ascii="Garamond" w:hAnsi="Garamond"/>
            </w:rPr>
            <w:delText xml:space="preserve">. </w:delText>
          </w:r>
        </w:del>
        <w:del w:id="259" w:author="Natasha Kavalakkat" w:date="2026-09-15T18:51:00Z" w16du:dateUtc="2026-09-15T14:51:00Z">
          <w:r w:rsidDel="002F150B">
            <w:rPr>
              <w:rFonts w:ascii="Garamond" w:hAnsi="Garamond"/>
            </w:rPr>
            <w:delText>Any</w:delText>
          </w:r>
        </w:del>
      </w:ins>
      <w:ins w:id="260" w:author="Aryan Sharma" w:date="2026-09-15T19:38:00Z" w16du:dateUtc="2026-09-15T14:08:00Z">
        <w:del w:id="261" w:author="Natasha Kavalakkat" w:date="2026-09-15T18:51:00Z" w16du:dateUtc="2026-09-15T14:51:00Z">
          <w:r w:rsidR="00A63282" w:rsidRPr="002F150B" w:rsidDel="002F150B">
            <w:rPr>
              <w:rFonts w:ascii="Garamond" w:hAnsi="Garamond"/>
            </w:rPr>
            <w:delText xml:space="preserve"> coercive step </w:delText>
          </w:r>
        </w:del>
      </w:ins>
      <w:ins w:id="262" w:author="Aryan Sharma" w:date="2026-09-15T19:43:00Z" w16du:dateUtc="2026-09-15T14:13:00Z">
        <w:del w:id="263" w:author="Natasha Kavalakkat" w:date="2026-09-15T18:51:00Z" w16du:dateUtc="2026-09-15T14:51:00Z">
          <w:r w:rsidDel="002F150B">
            <w:rPr>
              <w:rFonts w:ascii="Garamond" w:hAnsi="Garamond"/>
            </w:rPr>
            <w:delText>would requi</w:delText>
          </w:r>
        </w:del>
      </w:ins>
      <w:ins w:id="264" w:author="Aryan Sharma" w:date="2026-09-15T19:44:00Z" w16du:dateUtc="2026-09-15T14:14:00Z">
        <w:del w:id="265" w:author="Natasha Kavalakkat" w:date="2026-09-15T18:51:00Z" w16du:dateUtc="2026-09-15T14:51:00Z">
          <w:r w:rsidDel="002F150B">
            <w:rPr>
              <w:rFonts w:ascii="Garamond" w:hAnsi="Garamond"/>
            </w:rPr>
            <w:delText>re</w:delText>
          </w:r>
        </w:del>
      </w:ins>
      <w:ins w:id="266" w:author="Aryan Sharma" w:date="2026-09-15T19:38:00Z" w16du:dateUtc="2026-09-15T14:08:00Z">
        <w:del w:id="267" w:author="Natasha Kavalakkat" w:date="2026-09-15T18:51:00Z" w16du:dateUtc="2026-09-15T14:51:00Z">
          <w:r w:rsidR="00A63282" w:rsidRPr="002F150B" w:rsidDel="002F150B">
            <w:rPr>
              <w:rFonts w:ascii="Garamond" w:hAnsi="Garamond"/>
            </w:rPr>
            <w:delText xml:space="preserve"> a separate </w:delText>
          </w:r>
        </w:del>
      </w:ins>
      <w:ins w:id="268" w:author="Aryan Sharma" w:date="2026-09-15T19:39:00Z" w16du:dateUtc="2026-09-15T14:09:00Z">
        <w:del w:id="269" w:author="Natasha Kavalakkat" w:date="2026-09-15T18:51:00Z" w16du:dateUtc="2026-09-15T14:51:00Z">
          <w:r w:rsidR="00A63282" w:rsidRPr="002F150B" w:rsidDel="002F150B">
            <w:rPr>
              <w:rFonts w:ascii="Garamond" w:hAnsi="Garamond"/>
            </w:rPr>
            <w:delText xml:space="preserve">Indian process. </w:delText>
          </w:r>
        </w:del>
      </w:ins>
    </w:p>
    <w:p w14:paraId="2A83F3FF" w14:textId="75B27458" w:rsidR="00372690" w:rsidRPr="003A699F" w:rsidDel="00AB3187" w:rsidRDefault="00CB67A9" w:rsidP="00CB67A9">
      <w:pPr>
        <w:pStyle w:val="ListParagraph"/>
        <w:numPr>
          <w:ilvl w:val="0"/>
          <w:numId w:val="18"/>
        </w:numPr>
        <w:rPr>
          <w:del w:id="270" w:author="Aryan Sharma" w:date="2026-09-15T16:49:00Z" w16du:dateUtc="2026-09-15T11:19:00Z"/>
          <w:rFonts w:ascii="Garamond" w:hAnsi="Garamond"/>
        </w:rPr>
      </w:pPr>
      <w:del w:id="271" w:author="Aryan Sharma" w:date="2026-09-15T16:49:00Z" w16du:dateUtc="2026-09-15T11:19:00Z">
        <w:r w:rsidDel="00AB3187">
          <w:rPr>
            <w:rFonts w:ascii="Garamond" w:hAnsi="Garamond"/>
          </w:rPr>
          <w:delText xml:space="preserve">The effect of the </w:delText>
        </w:r>
        <w:r w:rsidR="00B45964" w:rsidDel="00AB3187">
          <w:rPr>
            <w:rFonts w:ascii="Garamond" w:hAnsi="Garamond"/>
          </w:rPr>
          <w:delText>“</w:delText>
        </w:r>
        <w:r w:rsidDel="00AB3187">
          <w:rPr>
            <w:rFonts w:ascii="Garamond" w:hAnsi="Garamond"/>
          </w:rPr>
          <w:delText>international search</w:delText>
        </w:r>
        <w:r w:rsidR="00B45964" w:rsidDel="00AB3187">
          <w:rPr>
            <w:rFonts w:ascii="Garamond" w:hAnsi="Garamond"/>
          </w:rPr>
          <w:delText>”</w:delText>
        </w:r>
        <w:r w:rsidDel="00AB3187">
          <w:rPr>
            <w:rFonts w:ascii="Garamond" w:hAnsi="Garamond"/>
          </w:rPr>
          <w:delText xml:space="preserve"> depends on the instrument issued. A Red Notice may assist with location and provisional arrest; a Blue Notice may seek information; and a Silver Notice or Diffusion may help trace assets.</w:delText>
        </w:r>
        <w:r w:rsidDel="00AB3187">
          <w:rPr>
            <w:rStyle w:val="FootnoteReference"/>
          </w:rPr>
          <w:footnoteReference w:id="16"/>
        </w:r>
        <w:r w:rsidDel="00AB3187">
          <w:rPr>
            <w:rFonts w:ascii="Garamond" w:hAnsi="Garamond"/>
          </w:rPr>
          <w:delText xml:space="preserve"> These mechanisms are not Indian freezing or confiscation orders. Any coercive step requires a separate Indian process.</w:delText>
        </w:r>
      </w:del>
      <w:del w:id="274" w:author="Aryan Sharma" w:date="2026-09-15T16:32:00Z" w16du:dateUtc="2026-09-15T11:02:00Z">
        <w:r w:rsidDel="00D64E9B">
          <w:rPr>
            <w:rStyle w:val="FootnoteReference"/>
          </w:rPr>
          <w:footnoteReference w:id="17"/>
        </w:r>
      </w:del>
      <w:del w:id="277" w:author="Aryan Sharma" w:date="2026-09-15T16:48:00Z" w16du:dateUtc="2026-09-15T11:18:00Z">
        <w:r w:rsidDel="00AB3187">
          <w:rPr>
            <w:rStyle w:val="FootnoteReference"/>
          </w:rPr>
          <w:footnoteReference w:id="18"/>
        </w:r>
      </w:del>
    </w:p>
    <w:p w14:paraId="3B1DDE4F" w14:textId="095D7F4B" w:rsidR="00D55999" w:rsidRPr="003A699F" w:rsidRDefault="0024426B" w:rsidP="00ED3F20">
      <w:pPr>
        <w:pStyle w:val="Heading2"/>
        <w:rPr>
          <w:szCs w:val="20"/>
        </w:rPr>
      </w:pPr>
      <w:r w:rsidRPr="003A699F">
        <w:rPr>
          <w:szCs w:val="20"/>
        </w:rPr>
        <w:t>Criminal proceedings in India based on Russian criminal proceedings</w:t>
      </w:r>
      <w:r w:rsidR="00A44952" w:rsidRPr="003A699F">
        <w:rPr>
          <w:szCs w:val="20"/>
        </w:rPr>
        <w:t xml:space="preserve"> or international search</w:t>
      </w:r>
    </w:p>
    <w:p w14:paraId="73DD2D8F" w14:textId="685421AA" w:rsidR="00D55999" w:rsidRDefault="006D4FD6" w:rsidP="002F150B">
      <w:pPr>
        <w:pStyle w:val="ListParagraph"/>
        <w:numPr>
          <w:ilvl w:val="0"/>
          <w:numId w:val="18"/>
        </w:numPr>
        <w:ind w:hanging="357"/>
        <w:contextualSpacing w:val="0"/>
        <w:rPr>
          <w:ins w:id="283" w:author="Natasha Kavalakkat" w:date="2026-09-15T18:55:00Z" w16du:dateUtc="2026-09-15T14:55:00Z"/>
          <w:rFonts w:ascii="Garamond" w:hAnsi="Garamond"/>
        </w:rPr>
      </w:pPr>
      <w:r>
        <w:rPr>
          <w:rFonts w:ascii="Garamond" w:hAnsi="Garamond"/>
        </w:rPr>
        <w:t xml:space="preserve">Russian proceedings </w:t>
      </w:r>
      <w:ins w:id="284" w:author="Aryan Sharma" w:date="2026-09-15T19:44:00Z" w16du:dateUtc="2026-09-15T14:14:00Z">
        <w:r w:rsidR="00BB065A">
          <w:rPr>
            <w:rFonts w:ascii="Garamond" w:hAnsi="Garamond"/>
          </w:rPr>
          <w:t xml:space="preserve">and/or international searches </w:t>
        </w:r>
      </w:ins>
      <w:r>
        <w:rPr>
          <w:rFonts w:ascii="Garamond" w:hAnsi="Garamond"/>
        </w:rPr>
        <w:t xml:space="preserve">do not automatically initiate an Indian criminal case. </w:t>
      </w:r>
      <w:ins w:id="285" w:author="Natasha Kavalakkat" w:date="2026-09-15T18:55:00Z" w16du:dateUtc="2026-09-15T14:55:00Z">
        <w:r w:rsidR="002F150B">
          <w:rPr>
            <w:rFonts w:ascii="Garamond" w:hAnsi="Garamond"/>
          </w:rPr>
          <w:t>P</w:t>
        </w:r>
      </w:ins>
      <w:ins w:id="286" w:author="Natasha Kavalakkat" w:date="2026-09-15T18:55:00Z">
        <w:r w:rsidR="002F150B" w:rsidRPr="002F150B">
          <w:rPr>
            <w:rFonts w:ascii="Garamond" w:hAnsi="Garamond"/>
          </w:rPr>
          <w:t>rosecution of the underlying offence in India would require a separate legal basis under Indian law.</w:t>
        </w:r>
      </w:ins>
      <w:ins w:id="287" w:author="Natasha Kavalakkat" w:date="2026-09-15T18:55:00Z" w16du:dateUtc="2026-09-15T14:55:00Z">
        <w:r w:rsidR="002F150B">
          <w:rPr>
            <w:rFonts w:ascii="Garamond" w:hAnsi="Garamond"/>
          </w:rPr>
          <w:t xml:space="preserve"> </w:t>
        </w:r>
      </w:ins>
      <w:r>
        <w:rPr>
          <w:rFonts w:ascii="Garamond" w:hAnsi="Garamond"/>
        </w:rPr>
        <w:t xml:space="preserve">The </w:t>
      </w:r>
      <w:del w:id="288" w:author="Vedanshi Mishra" w:date="2026-09-15T21:22:00Z" w16du:dateUtc="2026-09-15T15:52:00Z">
        <w:r w:rsidDel="001C7A16">
          <w:rPr>
            <w:rFonts w:ascii="Garamond" w:hAnsi="Garamond"/>
          </w:rPr>
          <w:delText xml:space="preserve">MLAT </w:delText>
        </w:r>
      </w:del>
      <w:ins w:id="289" w:author="Natasha Kavalakkat" w:date="2026-09-15T18:55:00Z" w16du:dateUtc="2026-09-15T14:55:00Z">
        <w:del w:id="290" w:author="Vedanshi Mishra" w:date="2026-09-15T21:22:00Z" w16du:dateUtc="2026-09-15T15:52:00Z">
          <w:r w:rsidR="002F150B" w:rsidDel="001C7A16">
            <w:rPr>
              <w:rFonts w:ascii="Garamond" w:hAnsi="Garamond"/>
            </w:rPr>
            <w:delText xml:space="preserve"> </w:delText>
          </w:r>
        </w:del>
      </w:ins>
      <w:del w:id="291" w:author="Vedanshi Mishra" w:date="2026-09-15T21:22:00Z" w16du:dateUtc="2026-09-15T15:52:00Z">
        <w:r w:rsidDel="001C7A16">
          <w:rPr>
            <w:rFonts w:ascii="Garamond" w:hAnsi="Garamond"/>
          </w:rPr>
          <w:delText>is</w:delText>
        </w:r>
      </w:del>
      <w:ins w:id="292" w:author="Vedanshi Mishra" w:date="2026-09-15T21:22:00Z" w16du:dateUtc="2026-09-15T15:52:00Z">
        <w:r w:rsidR="001C7A16">
          <w:rPr>
            <w:rFonts w:ascii="Garamond" w:hAnsi="Garamond"/>
          </w:rPr>
          <w:t>MLAT is</w:t>
        </w:r>
      </w:ins>
      <w:r>
        <w:rPr>
          <w:rFonts w:ascii="Garamond" w:hAnsi="Garamond"/>
        </w:rPr>
        <w:t xml:space="preserve"> an assistance mechanism: Indian authorities may gather evidence or take other steps for the Russian case without prosecuting the offence in India.</w:t>
      </w:r>
      <w:ins w:id="293" w:author="Aryan Sharma" w:date="2026-09-15T16:32:00Z" w16du:dateUtc="2026-09-15T11:02:00Z">
        <w:r w:rsidR="00D64E9B">
          <w:rPr>
            <w:rStyle w:val="FootnoteReference"/>
          </w:rPr>
          <w:footnoteReference w:id="19"/>
        </w:r>
      </w:ins>
    </w:p>
    <w:p w14:paraId="3A5CCA00" w14:textId="7D4A3206" w:rsidR="002F150B" w:rsidRPr="001C7A16" w:rsidDel="001C7A16" w:rsidRDefault="002F150B" w:rsidP="001C7A16">
      <w:pPr>
        <w:ind w:left="0" w:firstLine="0"/>
        <w:rPr>
          <w:ins w:id="296" w:author="Aryan Sharma" w:date="2026-09-15T16:45:00Z" w16du:dateUtc="2026-09-15T11:15:00Z"/>
          <w:del w:id="297" w:author="Vedanshi Mishra" w:date="2026-09-15T21:22:00Z" w16du:dateUtc="2026-09-15T15:52:00Z"/>
          <w:rFonts w:ascii="Garamond" w:hAnsi="Garamond"/>
        </w:rPr>
        <w:pPrChange w:id="298" w:author="Vedanshi Mishra" w:date="2026-09-15T21:22:00Z" w16du:dateUtc="2026-09-15T15:52:00Z">
          <w:pPr>
            <w:pStyle w:val="ListParagraph"/>
            <w:numPr>
              <w:numId w:val="18"/>
            </w:numPr>
            <w:ind w:left="360" w:hanging="357"/>
            <w:contextualSpacing w:val="0"/>
          </w:pPr>
        </w:pPrChange>
      </w:pPr>
      <w:commentRangeStart w:id="299"/>
    </w:p>
    <w:p w14:paraId="6A1E58A6" w14:textId="091C5A9E" w:rsidR="00CE562F" w:rsidRPr="003A699F" w:rsidDel="00BB065A" w:rsidRDefault="00CE562F" w:rsidP="00D55999">
      <w:pPr>
        <w:pStyle w:val="ListParagraph"/>
        <w:numPr>
          <w:ilvl w:val="0"/>
          <w:numId w:val="18"/>
        </w:numPr>
        <w:ind w:hanging="357"/>
        <w:contextualSpacing w:val="0"/>
        <w:rPr>
          <w:del w:id="300" w:author="Aryan Sharma" w:date="2026-09-15T19:44:00Z" w16du:dateUtc="2026-09-15T14:14:00Z"/>
          <w:rFonts w:ascii="Garamond" w:hAnsi="Garamond"/>
        </w:rPr>
      </w:pPr>
    </w:p>
    <w:p w14:paraId="0009A1B1" w14:textId="0474C167" w:rsidR="007B5FA0" w:rsidRPr="003A699F" w:rsidRDefault="00DF33FD" w:rsidP="00ED3F20">
      <w:pPr>
        <w:pStyle w:val="Heading2"/>
        <w:rPr>
          <w:szCs w:val="20"/>
        </w:rPr>
      </w:pPr>
      <w:r w:rsidRPr="003A699F">
        <w:rPr>
          <w:szCs w:val="20"/>
        </w:rPr>
        <w:t>GPB</w:t>
      </w:r>
      <w:r w:rsidR="00B45964">
        <w:rPr>
          <w:szCs w:val="20"/>
        </w:rPr>
        <w:t>’</w:t>
      </w:r>
      <w:r w:rsidRPr="003A699F">
        <w:rPr>
          <w:szCs w:val="20"/>
        </w:rPr>
        <w:t xml:space="preserve">s </w:t>
      </w:r>
      <w:r w:rsidR="007B5FA0" w:rsidRPr="003A699F">
        <w:rPr>
          <w:szCs w:val="20"/>
        </w:rPr>
        <w:t>ability to recover from the attached/ forfeited assets</w:t>
      </w:r>
      <w:commentRangeEnd w:id="299"/>
      <w:r w:rsidR="000C1131" w:rsidRPr="003A699F">
        <w:rPr>
          <w:rStyle w:val="CommentReference"/>
          <w:sz w:val="20"/>
          <w:szCs w:val="20"/>
        </w:rPr>
        <w:commentReference w:id="299"/>
      </w:r>
    </w:p>
    <w:p w14:paraId="0C8CC072" w14:textId="602C7D59" w:rsidR="007B5FA0" w:rsidRDefault="007B5FA0" w:rsidP="002F150B">
      <w:pPr>
        <w:pStyle w:val="ListParagraph"/>
        <w:numPr>
          <w:ilvl w:val="0"/>
          <w:numId w:val="18"/>
        </w:numPr>
        <w:ind w:left="357"/>
        <w:contextualSpacing w:val="0"/>
        <w:rPr>
          <w:ins w:id="301" w:author="Vedanshi Mishra" w:date="2026-09-15T21:23:00Z" w16du:dateUtc="2026-09-15T15:53:00Z"/>
          <w:rFonts w:ascii="Garamond" w:hAnsi="Garamond"/>
        </w:rPr>
      </w:pPr>
      <w:r>
        <w:rPr>
          <w:rFonts w:ascii="Garamond" w:hAnsi="Garamond"/>
        </w:rPr>
        <w:t xml:space="preserve">Attachment under the MLAT route preserves property; it does not entitle GPB to payment. If the court finds that the asset is proceeds of crime, it may be forfeited to the Government of India. The BNSS </w:t>
      </w:r>
      <w:ins w:id="302" w:author="Vedanshi Mishra" w:date="2026-09-15T21:36:00Z" w16du:dateUtc="2026-09-15T16:06:00Z">
        <w:r w:rsidR="005118E0">
          <w:rPr>
            <w:rFonts w:ascii="Garamond" w:hAnsi="Garamond"/>
          </w:rPr>
          <w:t xml:space="preserve">or the PMLA </w:t>
        </w:r>
      </w:ins>
      <w:ins w:id="303" w:author="Aryan Sharma" w:date="2026-09-15T16:51:00Z" w16du:dateUtc="2026-09-15T11:21:00Z">
        <w:r w:rsidR="00AB3187">
          <w:rPr>
            <w:rFonts w:ascii="Garamond" w:hAnsi="Garamond"/>
          </w:rPr>
          <w:t xml:space="preserve">route for MLAT requests </w:t>
        </w:r>
      </w:ins>
      <w:r>
        <w:rPr>
          <w:rFonts w:ascii="Garamond" w:hAnsi="Garamond"/>
        </w:rPr>
        <w:t xml:space="preserve">does not </w:t>
      </w:r>
      <w:del w:id="304" w:author="Aryan Sharma" w:date="2026-09-15T16:52:00Z" w16du:dateUtc="2026-09-15T11:22:00Z">
        <w:r w:rsidDel="00AB3187">
          <w:rPr>
            <w:rFonts w:ascii="Garamond" w:hAnsi="Garamond"/>
          </w:rPr>
          <w:delText xml:space="preserve">require </w:delText>
        </w:r>
      </w:del>
      <w:ins w:id="305" w:author="Aryan Sharma" w:date="2026-09-15T16:52:00Z" w16du:dateUtc="2026-09-15T11:22:00Z">
        <w:r w:rsidR="00AB3187">
          <w:rPr>
            <w:rFonts w:ascii="Garamond" w:hAnsi="Garamond"/>
          </w:rPr>
          <w:t xml:space="preserve">contemplate </w:t>
        </w:r>
      </w:ins>
      <w:ins w:id="306" w:author="Natasha Kavalakkat" w:date="2026-09-15T18:58:00Z">
        <w:r w:rsidR="002F150B" w:rsidRPr="002F150B">
          <w:rPr>
            <w:rFonts w:ascii="Garamond" w:hAnsi="Garamond"/>
          </w:rPr>
          <w:t>property, or the proceeds of any subsequent disposal, to be distributed to</w:t>
        </w:r>
      </w:ins>
      <w:del w:id="307" w:author="Natasha Kavalakkat" w:date="2026-09-15T18:58:00Z" w16du:dateUtc="2026-09-15T14:58:00Z">
        <w:r w:rsidDel="002F150B">
          <w:rPr>
            <w:rFonts w:ascii="Garamond" w:hAnsi="Garamond"/>
          </w:rPr>
          <w:delText>its sale or distribution to the</w:delText>
        </w:r>
      </w:del>
      <w:r>
        <w:rPr>
          <w:rFonts w:ascii="Garamond" w:hAnsi="Garamond"/>
        </w:rPr>
        <w:t xml:space="preserve"> victim</w:t>
      </w:r>
      <w:ins w:id="308" w:author="Natasha Kavalakkat" w:date="2026-09-15T18:58:00Z" w16du:dateUtc="2026-09-15T14:58:00Z">
        <w:r w:rsidR="002F150B">
          <w:rPr>
            <w:rFonts w:ascii="Garamond" w:hAnsi="Garamond"/>
          </w:rPr>
          <w:t>s</w:t>
        </w:r>
      </w:ins>
      <w:r>
        <w:rPr>
          <w:rFonts w:ascii="Garamond" w:hAnsi="Garamond"/>
        </w:rPr>
        <w:t>.</w:t>
      </w:r>
    </w:p>
    <w:p w14:paraId="1DE48E24" w14:textId="4846C1F2" w:rsidR="001C7A16" w:rsidRPr="003A699F" w:rsidDel="000C1131" w:rsidRDefault="001C7A16" w:rsidP="002F150B">
      <w:pPr>
        <w:pStyle w:val="ListParagraph"/>
        <w:numPr>
          <w:ilvl w:val="0"/>
          <w:numId w:val="18"/>
        </w:numPr>
        <w:ind w:left="357"/>
        <w:contextualSpacing w:val="0"/>
        <w:rPr>
          <w:del w:id="309" w:author="Vedanshi Mishra" w:date="2026-09-15T21:42:00Z" w16du:dateUtc="2026-09-15T16:12:00Z"/>
          <w:rFonts w:ascii="Garamond" w:hAnsi="Garamond"/>
        </w:rPr>
      </w:pPr>
    </w:p>
    <w:p w14:paraId="11FEF338" w14:textId="5DF4C06F" w:rsidR="00D00230" w:rsidRPr="003A699F" w:rsidRDefault="007B5FA0" w:rsidP="003A699F">
      <w:pPr>
        <w:pStyle w:val="ListParagraph"/>
        <w:numPr>
          <w:ilvl w:val="0"/>
          <w:numId w:val="18"/>
        </w:numPr>
        <w:ind w:left="357" w:hanging="357"/>
        <w:contextualSpacing w:val="0"/>
        <w:rPr>
          <w:rFonts w:ascii="Garamond" w:hAnsi="Garamond"/>
        </w:rPr>
      </w:pPr>
      <w:r>
        <w:rPr>
          <w:rFonts w:ascii="Garamond" w:hAnsi="Garamond"/>
        </w:rPr>
        <w:t xml:space="preserve">Article 12(4) </w:t>
      </w:r>
      <w:ins w:id="310" w:author="Vedanshi Mishra" w:date="2026-09-15T14:28:00Z" w16du:dateUtc="2026-09-15T08:58:00Z">
        <w:r w:rsidR="009A56C5">
          <w:rPr>
            <w:rFonts w:ascii="Garamond" w:hAnsi="Garamond"/>
          </w:rPr>
          <w:t xml:space="preserve">of the </w:t>
        </w:r>
      </w:ins>
      <w:r>
        <w:rPr>
          <w:rFonts w:ascii="Garamond" w:hAnsi="Garamond"/>
        </w:rPr>
        <w:t>MLAT similarly provides that confiscated proceeds accrue to India unless India and Russia agree otherwise. A special arrangement could potentially benefit GPB, but we have not identified an Indian precedent applying the provision for a private creditor. This route is therefore uncertain.</w:t>
      </w:r>
      <w:r>
        <w:rPr>
          <w:rStyle w:val="FootnoteReference"/>
        </w:rPr>
        <w:footnoteReference w:id="20"/>
      </w:r>
    </w:p>
    <w:p w14:paraId="210CF1BA" w14:textId="2482AE8E" w:rsidR="005118E0" w:rsidRPr="005118E0" w:rsidRDefault="00D00230" w:rsidP="005118E0">
      <w:pPr>
        <w:pStyle w:val="ListParagraph"/>
        <w:numPr>
          <w:ilvl w:val="0"/>
          <w:numId w:val="18"/>
        </w:numPr>
        <w:ind w:hanging="357"/>
        <w:contextualSpacing w:val="0"/>
        <w:rPr>
          <w:rFonts w:ascii="Garamond" w:hAnsi="Garamond"/>
        </w:rPr>
      </w:pPr>
      <w:r>
        <w:rPr>
          <w:rFonts w:ascii="Garamond" w:hAnsi="Garamond"/>
        </w:rPr>
        <w:t xml:space="preserve">GPB </w:t>
      </w:r>
      <w:ins w:id="312" w:author="Natasha Kavalakkat" w:date="2026-09-15T18:59:00Z">
        <w:r w:rsidR="002F150B" w:rsidRPr="002F150B">
          <w:rPr>
            <w:rFonts w:ascii="Garamond" w:hAnsi="Garamond"/>
          </w:rPr>
          <w:t>would therefore require</w:t>
        </w:r>
      </w:ins>
      <w:del w:id="313" w:author="Natasha Kavalakkat" w:date="2026-09-15T18:59:00Z" w16du:dateUtc="2026-09-15T14:59:00Z">
        <w:r w:rsidDel="002F150B">
          <w:rPr>
            <w:rFonts w:ascii="Garamond" w:hAnsi="Garamond"/>
          </w:rPr>
          <w:delText>should continue to pursue</w:delText>
        </w:r>
      </w:del>
      <w:r>
        <w:rPr>
          <w:rFonts w:ascii="Garamond" w:hAnsi="Garamond"/>
        </w:rPr>
        <w:t xml:space="preserve"> a separate civil recovery basis</w:t>
      </w:r>
      <w:ins w:id="314" w:author="Natasha Kavalakkat" w:date="2026-09-15T18:59:00Z" w16du:dateUtc="2026-09-15T14:59:00Z">
        <w:r w:rsidR="002F150B">
          <w:rPr>
            <w:rFonts w:ascii="Garamond" w:hAnsi="Garamond"/>
          </w:rPr>
          <w:t xml:space="preserve"> aga</w:t>
        </w:r>
      </w:ins>
      <w:ins w:id="315" w:author="Natasha Kavalakkat" w:date="2026-09-15T19:00:00Z" w16du:dateUtc="2026-09-15T15:00:00Z">
        <w:r w:rsidR="002F150B">
          <w:rPr>
            <w:rFonts w:ascii="Garamond" w:hAnsi="Garamond"/>
          </w:rPr>
          <w:t>inst Mr Sood</w:t>
        </w:r>
      </w:ins>
      <w:r>
        <w:rPr>
          <w:rFonts w:ascii="Garamond" w:hAnsi="Garamond"/>
        </w:rPr>
        <w:t xml:space="preserve">, including </w:t>
      </w:r>
      <w:ins w:id="316" w:author="Natasha Kavalakkat" w:date="2026-09-15T19:00:00Z" w16du:dateUtc="2026-09-15T15:00:00Z">
        <w:r w:rsidR="002F150B">
          <w:rPr>
            <w:rFonts w:ascii="Garamond" w:hAnsi="Garamond"/>
          </w:rPr>
          <w:t xml:space="preserve">pursuing </w:t>
        </w:r>
      </w:ins>
      <w:r>
        <w:rPr>
          <w:rFonts w:ascii="Garamond" w:hAnsi="Garamond"/>
        </w:rPr>
        <w:t xml:space="preserve">enforcement of the Russian monetary judgment as discussed in </w:t>
      </w:r>
      <w:ins w:id="317" w:author="Vedanshi Mishra" w:date="2026-09-15T14:28:00Z" w16du:dateUtc="2026-09-15T08:58:00Z">
        <w:r w:rsidR="009A56C5">
          <w:rPr>
            <w:rFonts w:ascii="Garamond" w:hAnsi="Garamond"/>
          </w:rPr>
          <w:t>our previous opinion dated</w:t>
        </w:r>
      </w:ins>
      <w:del w:id="318" w:author="Vedanshi Mishra" w:date="2026-09-15T14:28:00Z" w16du:dateUtc="2026-09-15T08:58:00Z">
        <w:r w:rsidDel="009A56C5">
          <w:rPr>
            <w:rFonts w:ascii="Garamond" w:hAnsi="Garamond"/>
          </w:rPr>
          <w:delText>the</w:delText>
        </w:r>
      </w:del>
      <w:r>
        <w:rPr>
          <w:rFonts w:ascii="Garamond" w:hAnsi="Garamond"/>
        </w:rPr>
        <w:t xml:space="preserve"> </w:t>
      </w:r>
      <w:r w:rsidRPr="009A56C5">
        <w:rPr>
          <w:rFonts w:ascii="Garamond" w:hAnsi="Garamond"/>
          <w:rPrChange w:id="319" w:author="Vedanshi Mishra" w:date="2026-09-15T14:28:00Z" w16du:dateUtc="2026-09-15T08:58:00Z">
            <w:rPr>
              <w:rFonts w:ascii="Garamond" w:hAnsi="Garamond"/>
              <w:b/>
              <w:bCs/>
            </w:rPr>
          </w:rPrChange>
        </w:rPr>
        <w:t xml:space="preserve">7 </w:t>
      </w:r>
      <w:del w:id="320" w:author="Vedanshi Mishra" w:date="2026-09-15T14:34:00Z" w16du:dateUtc="2026-09-15T09:04:00Z">
        <w:r w:rsidRPr="009A56C5" w:rsidDel="003140D0">
          <w:rPr>
            <w:rFonts w:ascii="Garamond" w:hAnsi="Garamond"/>
            <w:rPrChange w:id="321" w:author="Vedanshi Mishra" w:date="2026-09-15T14:28:00Z" w16du:dateUtc="2026-09-15T08:58:00Z">
              <w:rPr>
                <w:rFonts w:ascii="Garamond" w:hAnsi="Garamond"/>
                <w:b/>
                <w:bCs/>
              </w:rPr>
            </w:rPrChange>
          </w:rPr>
          <w:delText>July</w:delText>
        </w:r>
      </w:del>
      <w:ins w:id="322" w:author="Vedanshi Mishra" w:date="2026-09-15T14:34:00Z" w16du:dateUtc="2026-09-15T09:04:00Z">
        <w:r w:rsidR="003140D0" w:rsidRPr="003140D0">
          <w:rPr>
            <w:rFonts w:ascii="Garamond" w:hAnsi="Garamond"/>
          </w:rPr>
          <w:t>July</w:t>
        </w:r>
      </w:ins>
      <w:ins w:id="323" w:author="Vedanshi Mishra" w:date="2026-09-15T14:28:00Z" w16du:dateUtc="2026-09-15T08:58:00Z">
        <w:r w:rsidR="009A56C5" w:rsidRPr="009A56C5">
          <w:rPr>
            <w:rFonts w:ascii="Garamond" w:hAnsi="Garamond"/>
            <w:rPrChange w:id="324" w:author="Vedanshi Mishra" w:date="2026-09-15T14:28:00Z" w16du:dateUtc="2026-09-15T08:58:00Z">
              <w:rPr>
                <w:rFonts w:ascii="Garamond" w:hAnsi="Garamond"/>
                <w:b/>
                <w:bCs/>
              </w:rPr>
            </w:rPrChange>
          </w:rPr>
          <w:t xml:space="preserve"> 2026</w:t>
        </w:r>
      </w:ins>
      <w:r>
        <w:rPr>
          <w:rFonts w:ascii="Garamond" w:hAnsi="Garamond"/>
          <w:b/>
          <w:bCs/>
        </w:rPr>
        <w:t xml:space="preserve"> </w:t>
      </w:r>
      <w:ins w:id="325" w:author="Vedanshi Mishra" w:date="2026-09-15T14:34:00Z" w16du:dateUtc="2026-09-15T09:04:00Z">
        <w:r w:rsidR="003140D0">
          <w:rPr>
            <w:rFonts w:ascii="Garamond" w:hAnsi="Garamond"/>
          </w:rPr>
          <w:t>(“</w:t>
        </w:r>
        <w:r w:rsidR="003140D0" w:rsidRPr="003140D0">
          <w:rPr>
            <w:rFonts w:ascii="Garamond" w:hAnsi="Garamond"/>
            <w:b/>
            <w:bCs/>
            <w:rPrChange w:id="326" w:author="Vedanshi Mishra" w:date="2026-09-15T14:34:00Z" w16du:dateUtc="2026-09-15T09:04:00Z">
              <w:rPr>
                <w:rFonts w:ascii="Garamond" w:hAnsi="Garamond"/>
              </w:rPr>
            </w:rPrChange>
          </w:rPr>
          <w:t>7</w:t>
        </w:r>
      </w:ins>
      <w:ins w:id="327" w:author="Vedanshi Mishra" w:date="2026-09-15T14:28:00Z" w16du:dateUtc="2026-09-15T08:58:00Z">
        <w:r w:rsidR="009A56C5" w:rsidRPr="003140D0">
          <w:rPr>
            <w:rFonts w:ascii="Garamond" w:hAnsi="Garamond"/>
            <w:b/>
            <w:bCs/>
          </w:rPr>
          <w:t xml:space="preserve"> </w:t>
        </w:r>
        <w:r w:rsidR="009A56C5">
          <w:rPr>
            <w:rFonts w:ascii="Garamond" w:hAnsi="Garamond"/>
            <w:b/>
            <w:bCs/>
          </w:rPr>
          <w:t xml:space="preserve">July </w:t>
        </w:r>
      </w:ins>
      <w:r>
        <w:rPr>
          <w:rFonts w:ascii="Garamond" w:hAnsi="Garamond"/>
          <w:b/>
          <w:bCs/>
        </w:rPr>
        <w:t>Opinion</w:t>
      </w:r>
      <w:ins w:id="328" w:author="Vedanshi Mishra" w:date="2026-09-15T14:28:00Z" w16du:dateUtc="2026-09-15T08:58:00Z">
        <w:r w:rsidR="009A56C5">
          <w:rPr>
            <w:rFonts w:ascii="Garamond" w:hAnsi="Garamond"/>
          </w:rPr>
          <w:t>”)</w:t>
        </w:r>
      </w:ins>
      <w:r>
        <w:rPr>
          <w:rFonts w:ascii="Garamond" w:hAnsi="Garamond"/>
        </w:rPr>
        <w:t>.</w:t>
      </w:r>
      <w:moveToRangeStart w:id="329" w:author="Aryan Sharma" w:date="2026-09-15T16:54:00Z" w:name="move240383709"/>
      <w:moveTo w:id="330" w:author="Aryan Sharma" w:date="2026-09-15T16:54:00Z" w16du:dateUtc="2026-09-15T11:24:00Z">
        <w:r w:rsidR="00AB3187">
          <w:rPr>
            <w:rStyle w:val="FootnoteReference"/>
          </w:rPr>
          <w:footnoteReference w:id="21"/>
        </w:r>
      </w:moveTo>
      <w:moveToRangeEnd w:id="329"/>
      <w:r>
        <w:rPr>
          <w:rFonts w:ascii="Garamond" w:hAnsi="Garamond"/>
        </w:rPr>
        <w:t xml:space="preserve"> Once property is finally forfeited to the Government, it will no longer be available to satisfy GPB</w:t>
      </w:r>
      <w:r w:rsidR="00B45964">
        <w:rPr>
          <w:rFonts w:ascii="Garamond" w:hAnsi="Garamond"/>
        </w:rPr>
        <w:t>’</w:t>
      </w:r>
      <w:r>
        <w:rPr>
          <w:rFonts w:ascii="Garamond" w:hAnsi="Garamond"/>
        </w:rPr>
        <w:t>s civil claim against Mr Sood.</w:t>
      </w:r>
      <w:moveFromRangeStart w:id="336" w:author="Aryan Sharma" w:date="2026-09-15T16:54:00Z" w:name="move240383709"/>
      <w:moveFrom w:id="337" w:author="Aryan Sharma" w:date="2026-09-15T16:54:00Z" w16du:dateUtc="2026-09-15T11:24:00Z">
        <w:r w:rsidDel="00AB3187">
          <w:rPr>
            <w:rStyle w:val="FootnoteReference"/>
          </w:rPr>
          <w:footnoteReference w:id="22"/>
        </w:r>
      </w:moveFrom>
      <w:moveFromRangeEnd w:id="336"/>
    </w:p>
    <w:p w14:paraId="27F02884" w14:textId="77777777" w:rsidR="001A64EB" w:rsidRPr="003A699F" w:rsidRDefault="001A64EB" w:rsidP="001A64EB">
      <w:pPr>
        <w:pStyle w:val="Heading1"/>
        <w:rPr>
          <w:rFonts w:ascii="Garamond" w:hAnsi="Garamond"/>
          <w:caps w:val="0"/>
          <w:szCs w:val="20"/>
        </w:rPr>
      </w:pPr>
      <w:r w:rsidRPr="003A699F">
        <w:rPr>
          <w:rFonts w:ascii="Garamond" w:hAnsi="Garamond"/>
          <w:caps w:val="0"/>
          <w:szCs w:val="20"/>
        </w:rPr>
        <w:t>QUESTION 2: INDEPENDENT CRIMINAL PROCEEDINGS IN INDIA</w:t>
      </w:r>
    </w:p>
    <w:p w14:paraId="149AA17A" w14:textId="4A1ABA3C" w:rsidR="001A64EB" w:rsidRPr="001A64EB" w:rsidRDefault="001A64EB" w:rsidP="001A64EB">
      <w:pPr>
        <w:pStyle w:val="Heading2"/>
        <w:numPr>
          <w:ilvl w:val="0"/>
          <w:numId w:val="27"/>
        </w:numPr>
        <w:rPr>
          <w:szCs w:val="20"/>
        </w:rPr>
      </w:pPr>
      <w:r w:rsidRPr="003A699F">
        <w:rPr>
          <w:szCs w:val="20"/>
        </w:rPr>
        <w:t>Personal jurisdiction of Indian Courts over Mr Sood</w:t>
      </w:r>
    </w:p>
    <w:p w14:paraId="69FC5AB5" w14:textId="1FD7EF4E" w:rsidR="001A64EB" w:rsidRPr="001A64EB" w:rsidRDefault="001A64EB" w:rsidP="00B17148">
      <w:pPr>
        <w:pStyle w:val="ListParagraph"/>
        <w:numPr>
          <w:ilvl w:val="0"/>
          <w:numId w:val="18"/>
        </w:numPr>
        <w:ind w:hanging="357"/>
        <w:contextualSpacing w:val="0"/>
        <w:rPr>
          <w:rFonts w:ascii="Garamond" w:hAnsi="Garamond"/>
        </w:rPr>
      </w:pPr>
      <w:r>
        <w:rPr>
          <w:rFonts w:ascii="Garamond" w:hAnsi="Garamond"/>
        </w:rPr>
        <w:t xml:space="preserve">A separate Indian case is possible </w:t>
      </w:r>
      <w:r w:rsidRPr="001A64EB">
        <w:rPr>
          <w:rFonts w:ascii="Garamond" w:hAnsi="Garamond"/>
        </w:rPr>
        <w:t>if the evidence discloses an Indian offence. Depending on the facts, relevant offences may include conspiracy</w:t>
      </w:r>
      <w:r>
        <w:rPr>
          <w:rStyle w:val="FootnoteReference"/>
        </w:rPr>
        <w:footnoteReference w:id="23"/>
      </w:r>
      <w:r w:rsidRPr="001A64EB">
        <w:rPr>
          <w:rFonts w:ascii="Garamond" w:hAnsi="Garamond"/>
        </w:rPr>
        <w:t>, cheating</w:t>
      </w:r>
      <w:r>
        <w:rPr>
          <w:rStyle w:val="FootnoteReference"/>
        </w:rPr>
        <w:footnoteReference w:id="24"/>
      </w:r>
      <w:r w:rsidRPr="001A64EB">
        <w:rPr>
          <w:rFonts w:ascii="Garamond" w:hAnsi="Garamond"/>
        </w:rPr>
        <w:t>, fraudulent concealment or removal of property to defeat creditors</w:t>
      </w:r>
      <w:r>
        <w:rPr>
          <w:rStyle w:val="FootnoteReference"/>
        </w:rPr>
        <w:footnoteReference w:id="25"/>
      </w:r>
      <w:del w:id="342" w:author="Vedanshi Mishra" w:date="2026-09-15T14:29:00Z" w16du:dateUtc="2026-09-15T08:59:00Z">
        <w:r w:rsidRPr="001A64EB" w:rsidDel="009A56C5">
          <w:rPr>
            <w:rFonts w:ascii="Garamond" w:hAnsi="Garamond"/>
          </w:rPr>
          <w:delText>, and money laundering</w:delText>
        </w:r>
      </w:del>
      <w:r w:rsidRPr="001A64EB">
        <w:rPr>
          <w:rFonts w:ascii="Garamond" w:hAnsi="Garamond"/>
        </w:rPr>
        <w:t xml:space="preserve">. The precise offences should be </w:t>
      </w:r>
      <w:del w:id="343" w:author="Aryan Sharma" w:date="2026-09-15T17:05:00Z" w16du:dateUtc="2026-09-15T11:35:00Z">
        <w:r w:rsidRPr="001A64EB" w:rsidDel="007135E9">
          <w:rPr>
            <w:rFonts w:ascii="Garamond" w:hAnsi="Garamond"/>
          </w:rPr>
          <w:delText xml:space="preserve">assessed </w:delText>
        </w:r>
      </w:del>
      <w:ins w:id="344" w:author="Aryan Sharma" w:date="2026-09-15T17:05:00Z" w16du:dateUtc="2026-09-15T11:35:00Z">
        <w:r w:rsidR="007135E9">
          <w:rPr>
            <w:rFonts w:ascii="Garamond" w:hAnsi="Garamond"/>
          </w:rPr>
          <w:t>identified</w:t>
        </w:r>
        <w:r w:rsidR="007135E9" w:rsidRPr="001A64EB">
          <w:rPr>
            <w:rFonts w:ascii="Garamond" w:hAnsi="Garamond"/>
          </w:rPr>
          <w:t xml:space="preserve"> </w:t>
        </w:r>
      </w:ins>
      <w:r w:rsidRPr="001A64EB">
        <w:rPr>
          <w:rFonts w:ascii="Garamond" w:hAnsi="Garamond"/>
        </w:rPr>
        <w:t xml:space="preserve">after reviewing the Russian allegations and transaction </w:t>
      </w:r>
      <w:r w:rsidRPr="001A64EB">
        <w:rPr>
          <w:rFonts w:ascii="Garamond" w:hAnsi="Garamond"/>
        </w:rPr>
        <w:lastRenderedPageBreak/>
        <w:t>evidence.</w:t>
      </w:r>
      <w:r>
        <w:rPr>
          <w:rStyle w:val="FootnoteReference"/>
        </w:rPr>
        <w:footnoteReference w:id="26"/>
      </w:r>
      <w:r w:rsidRPr="001A64EB">
        <w:rPr>
          <w:rFonts w:ascii="Garamond" w:hAnsi="Garamond"/>
        </w:rPr>
        <w:t xml:space="preserve"> </w:t>
      </w:r>
      <w:ins w:id="345" w:author="Vedanshi Mishra" w:date="2026-09-15T13:01:00Z">
        <w:r w:rsidRPr="001A64EB">
          <w:rPr>
            <w:rFonts w:ascii="Garamond" w:hAnsi="Garamond"/>
          </w:rPr>
          <w:t xml:space="preserve">Proceedings may also </w:t>
        </w:r>
      </w:ins>
      <w:ins w:id="346" w:author="Natasha Kavalakkat" w:date="2026-09-15T19:00:00Z" w16du:dateUtc="2026-09-15T15:00:00Z">
        <w:r w:rsidR="00B17148">
          <w:rPr>
            <w:rFonts w:ascii="Garamond" w:hAnsi="Garamond"/>
          </w:rPr>
          <w:t xml:space="preserve">arise </w:t>
        </w:r>
      </w:ins>
      <w:ins w:id="347" w:author="Vedanshi Mishra" w:date="2026-09-15T13:01:00Z">
        <w:del w:id="348" w:author="Natasha Kavalakkat" w:date="2026-09-15T19:00:00Z" w16du:dateUtc="2026-09-15T15:00:00Z">
          <w:r w:rsidRPr="001A64EB" w:rsidDel="00B17148">
            <w:rPr>
              <w:rFonts w:ascii="Garamond" w:hAnsi="Garamond"/>
            </w:rPr>
            <w:delText xml:space="preserve">be initiated </w:delText>
          </w:r>
        </w:del>
        <w:r w:rsidRPr="001A64EB">
          <w:rPr>
            <w:rFonts w:ascii="Garamond" w:hAnsi="Garamond"/>
          </w:rPr>
          <w:t xml:space="preserve">under the </w:t>
        </w:r>
      </w:ins>
      <w:ins w:id="349" w:author="Natasha Kavalakkat" w:date="2026-09-15T19:00:00Z" w16du:dateUtc="2026-09-15T15:00:00Z">
        <w:del w:id="350" w:author="Vedanshi Mishra" w:date="2026-09-15T21:28:00Z" w16du:dateUtc="2026-09-15T15:58:00Z">
          <w:r w:rsidR="00B17148" w:rsidRPr="001C7A16" w:rsidDel="001C7A16">
            <w:rPr>
              <w:rFonts w:ascii="Garamond" w:hAnsi="Garamond"/>
            </w:rPr>
            <w:delText>L</w:delText>
          </w:r>
        </w:del>
      </w:ins>
      <w:ins w:id="351" w:author="Vedanshi Mishra" w:date="2026-09-15T13:01:00Z">
        <w:r w:rsidRPr="001C7A16">
          <w:rPr>
            <w:rFonts w:ascii="Garamond" w:hAnsi="Garamond"/>
          </w:rPr>
          <w:t>PMLA</w:t>
        </w:r>
      </w:ins>
      <w:ins w:id="352" w:author="Vedanshi Mishra" w:date="2026-09-15T21:29:00Z" w16du:dateUtc="2026-09-15T15:59:00Z">
        <w:r w:rsidR="001C7A16">
          <w:rPr>
            <w:rFonts w:ascii="Garamond" w:hAnsi="Garamond"/>
          </w:rPr>
          <w:t xml:space="preserve"> provided </w:t>
        </w:r>
      </w:ins>
      <w:ins w:id="353" w:author="Natasha Kavalakkat" w:date="2026-09-15T19:01:00Z" w16du:dateUtc="2026-09-15T15:01:00Z">
        <w:del w:id="354" w:author="Vedanshi Mishra" w:date="2026-09-15T21:29:00Z" w16du:dateUtc="2026-09-15T15:59:00Z">
          <w:r w:rsidR="00B17148" w:rsidDel="001C7A16">
            <w:rPr>
              <w:rFonts w:ascii="Garamond" w:hAnsi="Garamond"/>
            </w:rPr>
            <w:delText xml:space="preserve">, </w:delText>
          </w:r>
        </w:del>
      </w:ins>
      <w:ins w:id="355" w:author="Aryan Sharma" w:date="2026-09-15T16:58:00Z" w16du:dateUtc="2026-09-15T11:28:00Z">
        <w:del w:id="356" w:author="Vedanshi Mishra" w:date="2026-09-15T21:29:00Z" w16du:dateUtc="2026-09-15T15:59:00Z">
          <w:r w:rsidR="007135E9" w:rsidDel="001C7A16">
            <w:rPr>
              <w:rFonts w:ascii="Garamond" w:hAnsi="Garamond"/>
            </w:rPr>
            <w:delText>,</w:delText>
          </w:r>
        </w:del>
      </w:ins>
      <w:ins w:id="357" w:author="Vedanshi Mishra" w:date="2026-09-15T21:34:00Z" w16du:dateUtc="2026-09-15T16:04:00Z">
        <w:r w:rsidR="005118E0" w:rsidRPr="001A64EB">
          <w:rPr>
            <w:rFonts w:ascii="Garamond" w:hAnsi="Garamond"/>
          </w:rPr>
          <w:t xml:space="preserve">the underlying conduct constitutes a scheduled offence, </w:t>
        </w:r>
        <w:r w:rsidR="005118E0" w:rsidRPr="000F6008">
          <w:rPr>
            <w:rFonts w:ascii="Garamond" w:hAnsi="Garamond"/>
            <w:i/>
            <w:iCs/>
          </w:rPr>
          <w:t>i.e.</w:t>
        </w:r>
        <w:r w:rsidR="005118E0" w:rsidRPr="001A64EB">
          <w:rPr>
            <w:rFonts w:ascii="Garamond" w:hAnsi="Garamond"/>
          </w:rPr>
          <w:t>, an offence specified in the Schedule to the PMLA</w:t>
        </w:r>
        <w:r w:rsidR="005118E0">
          <w:rPr>
            <w:rFonts w:ascii="Garamond" w:hAnsi="Garamond"/>
          </w:rPr>
          <w:t>,</w:t>
        </w:r>
        <w:r w:rsidR="005118E0">
          <w:rPr>
            <w:rStyle w:val="FootnoteReference"/>
            <w:rFonts w:ascii="Garamond" w:hAnsi="Garamond"/>
          </w:rPr>
          <w:footnoteReference w:id="27"/>
        </w:r>
        <w:r w:rsidR="005118E0" w:rsidRPr="001A64EB">
          <w:rPr>
            <w:rFonts w:ascii="Garamond" w:hAnsi="Garamond"/>
          </w:rPr>
          <w:t xml:space="preserve"> which results in proceeds of crime</w:t>
        </w:r>
      </w:ins>
      <w:ins w:id="360" w:author="Vedanshi Mishra" w:date="2026-09-15T13:01:00Z">
        <w:r w:rsidRPr="001A64EB">
          <w:rPr>
            <w:rFonts w:ascii="Garamond" w:hAnsi="Garamond"/>
          </w:rPr>
          <w:t xml:space="preserve">. </w:t>
        </w:r>
      </w:ins>
      <w:ins w:id="361" w:author="Natasha Kavalakkat" w:date="2026-09-15T19:02:00Z" w16du:dateUtc="2026-09-15T15:02:00Z">
        <w:del w:id="362" w:author="Vedanshi Mishra" w:date="2026-09-15T21:29:00Z" w16du:dateUtc="2026-09-15T15:59:00Z">
          <w:r w:rsidR="00B17148" w:rsidDel="001C7A16">
            <w:rPr>
              <w:rFonts w:ascii="Garamond" w:hAnsi="Garamond"/>
            </w:rPr>
            <w:delText xml:space="preserve"> </w:delText>
          </w:r>
        </w:del>
      </w:ins>
      <w:ins w:id="363" w:author="Natasha Kavalakkat" w:date="2026-09-15T19:02:00Z">
        <w:r w:rsidR="00B17148" w:rsidRPr="00B17148">
          <w:rPr>
            <w:rFonts w:ascii="Garamond" w:hAnsi="Garamond"/>
          </w:rPr>
          <w:t>Where the underlying criminal conduct occurred outside India, the PMLA would additionally require the necessary statutory nexus with India, including, where applicable, transfer of the proceeds of such conduct to India.</w:t>
        </w:r>
      </w:ins>
      <w:ins w:id="364" w:author="Vedanshi Mishra" w:date="2026-09-15T21:52:00Z" w16du:dateUtc="2026-09-15T16:22:00Z">
        <w:r w:rsidR="00E93ED3">
          <w:rPr>
            <w:rStyle w:val="FootnoteReference"/>
            <w:rFonts w:ascii="Garamond" w:hAnsi="Garamond"/>
          </w:rPr>
          <w:footnoteReference w:id="28"/>
        </w:r>
      </w:ins>
      <w:ins w:id="371" w:author="Natasha Kavalakkat" w:date="2026-09-15T19:02:00Z" w16du:dateUtc="2026-09-15T15:02:00Z">
        <w:r w:rsidR="00B17148">
          <w:rPr>
            <w:rFonts w:ascii="Garamond" w:hAnsi="Garamond"/>
          </w:rPr>
          <w:t xml:space="preserve"> </w:t>
        </w:r>
      </w:ins>
      <w:ins w:id="372" w:author="Aryan Sharma" w:date="2026-09-15T17:06:00Z" w16du:dateUtc="2026-09-15T11:36:00Z">
        <w:r w:rsidR="007135E9">
          <w:rPr>
            <w:rFonts w:ascii="Garamond" w:hAnsi="Garamond"/>
          </w:rPr>
          <w:t xml:space="preserve">However, </w:t>
        </w:r>
      </w:ins>
      <w:ins w:id="373" w:author="Aryan Sharma" w:date="2026-09-15T17:07:00Z" w16du:dateUtc="2026-09-15T11:37:00Z">
        <w:r w:rsidR="007135E9">
          <w:rPr>
            <w:rFonts w:ascii="Garamond" w:hAnsi="Garamond"/>
          </w:rPr>
          <w:t>GPB</w:t>
        </w:r>
      </w:ins>
      <w:ins w:id="374" w:author="Aryan Sharma" w:date="2026-09-15T17:06:00Z" w16du:dateUtc="2026-09-15T11:36:00Z">
        <w:r w:rsidR="007135E9">
          <w:rPr>
            <w:rFonts w:ascii="Garamond" w:hAnsi="Garamond"/>
          </w:rPr>
          <w:t xml:space="preserve"> can only initiate proceedings under the </w:t>
        </w:r>
      </w:ins>
      <w:ins w:id="375" w:author="Aryan Sharma" w:date="2026-09-15T17:02:00Z">
        <w:r w:rsidR="007135E9" w:rsidRPr="007135E9">
          <w:rPr>
            <w:rFonts w:ascii="Garamond" w:hAnsi="Garamond"/>
          </w:rPr>
          <w:t xml:space="preserve">PMLA </w:t>
        </w:r>
      </w:ins>
      <w:ins w:id="376" w:author="Aryan Sharma" w:date="2026-09-15T17:06:00Z" w16du:dateUtc="2026-09-15T11:36:00Z">
        <w:r w:rsidR="007135E9">
          <w:rPr>
            <w:rFonts w:ascii="Garamond" w:hAnsi="Garamond"/>
          </w:rPr>
          <w:t xml:space="preserve">if </w:t>
        </w:r>
      </w:ins>
      <w:ins w:id="377" w:author="Aryan Sharma" w:date="2026-09-15T17:07:00Z" w16du:dateUtc="2026-09-15T11:37:00Z">
        <w:r w:rsidR="007135E9">
          <w:rPr>
            <w:rFonts w:ascii="Garamond" w:hAnsi="Garamond"/>
          </w:rPr>
          <w:t>Mr Sood</w:t>
        </w:r>
      </w:ins>
      <w:ins w:id="378" w:author="Aryan Sharma" w:date="2026-09-15T17:06:00Z" w16du:dateUtc="2026-09-15T11:36:00Z">
        <w:r w:rsidR="007135E9">
          <w:rPr>
            <w:rFonts w:ascii="Garamond" w:hAnsi="Garamond"/>
          </w:rPr>
          <w:t xml:space="preserve"> is</w:t>
        </w:r>
      </w:ins>
      <w:ins w:id="379" w:author="Aryan Sharma" w:date="2026-09-15T17:02:00Z">
        <w:r w:rsidR="007135E9" w:rsidRPr="007135E9">
          <w:rPr>
            <w:rFonts w:ascii="Garamond" w:hAnsi="Garamond"/>
          </w:rPr>
          <w:t xml:space="preserve"> </w:t>
        </w:r>
      </w:ins>
      <w:ins w:id="380" w:author="Aryan Sharma" w:date="2026-09-15T17:06:00Z" w16du:dateUtc="2026-09-15T11:36:00Z">
        <w:r w:rsidR="007135E9">
          <w:rPr>
            <w:rFonts w:ascii="Garamond" w:hAnsi="Garamond"/>
          </w:rPr>
          <w:t>found to be</w:t>
        </w:r>
      </w:ins>
      <w:ins w:id="381" w:author="Aryan Sharma" w:date="2026-09-15T17:02:00Z">
        <w:r w:rsidR="007135E9" w:rsidRPr="007135E9">
          <w:rPr>
            <w:rFonts w:ascii="Garamond" w:hAnsi="Garamond"/>
          </w:rPr>
          <w:t xml:space="preserve"> involved, directly or indirectly, in any process or activity connected with such proceeds, including their concealment, possession, acquisition or use.</w:t>
        </w:r>
      </w:ins>
      <w:ins w:id="382" w:author="Aryan Sharma" w:date="2026-09-15T17:06:00Z" w16du:dateUtc="2026-09-15T11:36:00Z">
        <w:r w:rsidR="007135E9">
          <w:rPr>
            <w:rStyle w:val="FootnoteReference"/>
            <w:rFonts w:ascii="Garamond" w:hAnsi="Garamond"/>
          </w:rPr>
          <w:footnoteReference w:id="29"/>
        </w:r>
      </w:ins>
      <w:ins w:id="387" w:author="Vedanshi Mishra" w:date="2026-09-15T13:01:00Z">
        <w:del w:id="388" w:author="Aryan Sharma" w:date="2026-09-15T17:02:00Z" w16du:dateUtc="2026-09-15T11:32:00Z">
          <w:r w:rsidRPr="001A64EB" w:rsidDel="007135E9">
            <w:rPr>
              <w:rFonts w:ascii="Garamond" w:hAnsi="Garamond"/>
            </w:rPr>
            <w:delText>Section 3 of the PMLA applies to persons involved, directly or indirectly, in any process or activity connected with such proceeds of crime</w:delText>
          </w:r>
        </w:del>
      </w:ins>
      <w:ins w:id="389" w:author="Vedanshi Mishra" w:date="2026-09-15T13:05:00Z" w16du:dateUtc="2026-09-15T07:35:00Z">
        <w:del w:id="390" w:author="Aryan Sharma" w:date="2026-09-15T17:02:00Z" w16du:dateUtc="2026-09-15T11:32:00Z">
          <w:r w:rsidRPr="001A64EB" w:rsidDel="007135E9">
            <w:rPr>
              <w:rFonts w:ascii="Garamond" w:hAnsi="Garamond"/>
            </w:rPr>
            <w:delText xml:space="preserve"> which includes concealment, possession, acquisition, use</w:delText>
          </w:r>
        </w:del>
      </w:ins>
      <w:ins w:id="391" w:author="Vedanshi Mishra" w:date="2026-09-15T13:06:00Z" w16du:dateUtc="2026-09-15T07:36:00Z">
        <w:del w:id="392" w:author="Aryan Sharma" w:date="2026-09-15T17:02:00Z" w16du:dateUtc="2026-09-15T11:32:00Z">
          <w:r w:rsidRPr="001A64EB" w:rsidDel="007135E9">
            <w:rPr>
              <w:rFonts w:ascii="Garamond" w:hAnsi="Garamond"/>
            </w:rPr>
            <w:delText xml:space="preserve"> etc. of the proceeds of crime</w:delText>
          </w:r>
        </w:del>
      </w:ins>
      <w:ins w:id="393" w:author="Vedanshi Mishra" w:date="2026-09-15T13:01:00Z">
        <w:del w:id="394" w:author="Aryan Sharma" w:date="2026-09-15T17:02:00Z" w16du:dateUtc="2026-09-15T11:32:00Z">
          <w:r w:rsidRPr="001A64EB" w:rsidDel="007135E9">
            <w:rPr>
              <w:rFonts w:ascii="Garamond" w:hAnsi="Garamond"/>
            </w:rPr>
            <w:delText>.</w:delText>
          </w:r>
        </w:del>
      </w:ins>
    </w:p>
    <w:p w14:paraId="047C3FDB" w14:textId="35C5EDEB" w:rsidR="006E1B90" w:rsidRPr="003A699F" w:rsidRDefault="00003EE5" w:rsidP="00003EE5">
      <w:pPr>
        <w:pStyle w:val="ListParagraph"/>
        <w:numPr>
          <w:ilvl w:val="0"/>
          <w:numId w:val="18"/>
        </w:numPr>
        <w:ind w:left="357" w:hanging="357"/>
        <w:contextualSpacing w:val="0"/>
        <w:rPr>
          <w:rFonts w:ascii="Garamond" w:hAnsi="Garamond"/>
        </w:rPr>
      </w:pPr>
      <w:r>
        <w:rPr>
          <w:rFonts w:ascii="Garamond" w:hAnsi="Garamond"/>
        </w:rPr>
        <w:t>Indian criminal law may apply because Mr Sood is understood to be an Indian citizen. Section 1(5) of the Bharatiya Nyaya Sanhita 2023 (</w:t>
      </w:r>
      <w:ins w:id="395" w:author="Vedanshi Mishra" w:date="2026-09-15T14:29:00Z" w16du:dateUtc="2026-09-15T08:59:00Z">
        <w:r w:rsidR="009A56C5">
          <w:rPr>
            <w:rFonts w:ascii="Garamond" w:hAnsi="Garamond"/>
          </w:rPr>
          <w:t>“</w:t>
        </w:r>
      </w:ins>
      <w:del w:id="396" w:author="Vedanshi Mishra" w:date="2026-09-15T14:29:00Z" w16du:dateUtc="2026-09-15T08:59:00Z">
        <w:r w:rsidDel="009A56C5">
          <w:rPr>
            <w:rFonts w:ascii="Garamond" w:hAnsi="Garamond"/>
          </w:rPr>
          <w:delText xml:space="preserve">the </w:delText>
        </w:r>
      </w:del>
      <w:r>
        <w:rPr>
          <w:rFonts w:ascii="Garamond" w:hAnsi="Garamond"/>
          <w:b/>
          <w:bCs/>
        </w:rPr>
        <w:t>BNS</w:t>
      </w:r>
      <w:ins w:id="397" w:author="Vedanshi Mishra" w:date="2026-09-15T14:29:00Z" w16du:dateUtc="2026-09-15T08:59:00Z">
        <w:r w:rsidR="009A56C5">
          <w:rPr>
            <w:rFonts w:ascii="Garamond" w:hAnsi="Garamond"/>
          </w:rPr>
          <w:t>”</w:t>
        </w:r>
      </w:ins>
      <w:r>
        <w:rPr>
          <w:rFonts w:ascii="Garamond" w:hAnsi="Garamond"/>
        </w:rPr>
        <w:t>) applies to offences committed abroad by Indian citizens.</w:t>
      </w:r>
      <w:r>
        <w:rPr>
          <w:rStyle w:val="FootnoteReference"/>
        </w:rPr>
        <w:footnoteReference w:id="30"/>
      </w:r>
      <w:del w:id="399" w:author="Vedanshi Mishra" w:date="2026-09-15T14:30:00Z" w16du:dateUtc="2026-09-15T09:00:00Z">
        <w:r w:rsidDel="009A56C5">
          <w:rPr>
            <w:rStyle w:val="FootnoteReference"/>
          </w:rPr>
          <w:footnoteReference w:id="31"/>
        </w:r>
      </w:del>
      <w:r>
        <w:rPr>
          <w:rFonts w:ascii="Garamond" w:hAnsi="Garamond"/>
        </w:rPr>
        <w:t xml:space="preserve"> Indian jurisdiction is not defeated merely because the conduct occurred in Russia.</w:t>
      </w:r>
      <w:r>
        <w:rPr>
          <w:rStyle w:val="FootnoteReference"/>
        </w:rPr>
        <w:footnoteReference w:id="32"/>
      </w:r>
    </w:p>
    <w:p w14:paraId="41DAD3DD" w14:textId="5BFBE4B2" w:rsidR="00C338D1" w:rsidRPr="003A699F" w:rsidRDefault="00EE604A" w:rsidP="002038B3">
      <w:pPr>
        <w:pStyle w:val="ListParagraph"/>
        <w:numPr>
          <w:ilvl w:val="0"/>
          <w:numId w:val="18"/>
        </w:numPr>
        <w:ind w:left="357" w:hanging="357"/>
        <w:contextualSpacing w:val="0"/>
        <w:rPr>
          <w:rFonts w:ascii="Garamond" w:hAnsi="Garamond"/>
        </w:rPr>
      </w:pPr>
      <w:r>
        <w:rPr>
          <w:rFonts w:ascii="Garamond" w:hAnsi="Garamond"/>
        </w:rPr>
        <w:t xml:space="preserve">Section 208 </w:t>
      </w:r>
      <w:ins w:id="404" w:author="Vedanshi Mishra" w:date="2026-09-15T14:30:00Z" w16du:dateUtc="2026-09-15T09:00:00Z">
        <w:r w:rsidR="003140D0">
          <w:rPr>
            <w:rFonts w:ascii="Garamond" w:hAnsi="Garamond"/>
          </w:rPr>
          <w:t xml:space="preserve">of the </w:t>
        </w:r>
      </w:ins>
      <w:r>
        <w:rPr>
          <w:rFonts w:ascii="Garamond" w:hAnsi="Garamond"/>
        </w:rPr>
        <w:t>BNSS requires Central Government sanction before an offence committed abroad can be tried in India. The sanction is not required to register or investigate the case, or to take cognisance; it is required before trial.</w:t>
      </w:r>
      <w:r>
        <w:rPr>
          <w:rStyle w:val="FootnoteReference"/>
        </w:rPr>
        <w:footnoteReference w:id="33"/>
      </w:r>
    </w:p>
    <w:p w14:paraId="75C8B32A" w14:textId="7ECC4FAA" w:rsidR="006E1B90" w:rsidRPr="003A699F" w:rsidRDefault="006E1B90" w:rsidP="00ED3F20">
      <w:pPr>
        <w:pStyle w:val="Heading2"/>
        <w:rPr>
          <w:rFonts w:eastAsiaTheme="minorHAnsi"/>
          <w:szCs w:val="20"/>
        </w:rPr>
      </w:pPr>
      <w:r w:rsidRPr="003A699F">
        <w:rPr>
          <w:rFonts w:eastAsiaTheme="minorHAnsi"/>
          <w:szCs w:val="20"/>
        </w:rPr>
        <w:t xml:space="preserve">Procedure for initiating an </w:t>
      </w:r>
      <w:r w:rsidR="003A699F" w:rsidRPr="003A699F">
        <w:rPr>
          <w:rFonts w:eastAsiaTheme="minorHAnsi"/>
          <w:szCs w:val="20"/>
        </w:rPr>
        <w:t>independent criminal proceeding</w:t>
      </w:r>
      <w:r w:rsidR="003231CD" w:rsidRPr="003A699F">
        <w:rPr>
          <w:rFonts w:eastAsiaTheme="minorHAnsi"/>
          <w:szCs w:val="20"/>
        </w:rPr>
        <w:t xml:space="preserve"> </w:t>
      </w:r>
      <w:r w:rsidRPr="003A699F">
        <w:rPr>
          <w:rFonts w:eastAsiaTheme="minorHAnsi"/>
          <w:szCs w:val="20"/>
        </w:rPr>
        <w:t xml:space="preserve">in India </w:t>
      </w:r>
    </w:p>
    <w:p w14:paraId="3AB626B3" w14:textId="63CE57FE" w:rsidR="003231CD" w:rsidRPr="003A699F" w:rsidRDefault="003231CD" w:rsidP="00FD2513">
      <w:pPr>
        <w:pStyle w:val="ListParagraph"/>
        <w:numPr>
          <w:ilvl w:val="0"/>
          <w:numId w:val="18"/>
        </w:numPr>
        <w:ind w:left="357" w:hanging="357"/>
        <w:contextualSpacing w:val="0"/>
        <w:rPr>
          <w:rFonts w:ascii="Garamond" w:hAnsi="Garamond"/>
        </w:rPr>
      </w:pPr>
      <w:del w:id="406" w:author="Vedanshi Mishra" w:date="2026-09-15T13:58:00Z" w16du:dateUtc="2026-09-15T08:28:00Z">
        <w:r w:rsidDel="00BD3FC0">
          <w:rPr>
            <w:rFonts w:ascii="Garamond" w:hAnsi="Garamond"/>
          </w:rPr>
          <w:delText>GPB may either:</w:delText>
        </w:r>
      </w:del>
      <w:r w:rsidR="00703AD4" w:rsidRPr="00703AD4">
        <w:rPr>
          <w:rFonts w:ascii="Garamond" w:hAnsi="Garamond"/>
        </w:rPr>
        <w:t>As explained above, proceedings against Mr Sood may arise under the BNS and, where the statutory requirements are satisfied, under the PMLA. GPB may seek initiation of the underlying criminal proceedings in India through either of the following routes:</w:t>
      </w:r>
    </w:p>
    <w:p w14:paraId="72599BDB" w14:textId="203F0FD2" w:rsidR="003231CD" w:rsidRPr="003A699F" w:rsidRDefault="00FD2513" w:rsidP="003231CD">
      <w:pPr>
        <w:pStyle w:val="ListParagraph"/>
        <w:numPr>
          <w:ilvl w:val="1"/>
          <w:numId w:val="18"/>
        </w:numPr>
        <w:contextualSpacing w:val="0"/>
        <w:rPr>
          <w:rFonts w:ascii="Garamond" w:hAnsi="Garamond"/>
        </w:rPr>
      </w:pPr>
      <w:r>
        <w:rPr>
          <w:rFonts w:ascii="Garamond" w:hAnsi="Garamond"/>
        </w:rPr>
        <w:t>ask the police to register a First Information Report (</w:t>
      </w:r>
      <w:ins w:id="407" w:author="Vedanshi Mishra" w:date="2026-09-15T14:30:00Z" w16du:dateUtc="2026-09-15T09:00:00Z">
        <w:r w:rsidR="003140D0">
          <w:rPr>
            <w:rFonts w:ascii="Garamond" w:hAnsi="Garamond"/>
          </w:rPr>
          <w:t>“</w:t>
        </w:r>
      </w:ins>
      <w:del w:id="408" w:author="Vedanshi Mishra" w:date="2026-09-15T14:30:00Z" w16du:dateUtc="2026-09-15T09:00:00Z">
        <w:r w:rsidDel="003140D0">
          <w:rPr>
            <w:rFonts w:ascii="Garamond" w:hAnsi="Garamond"/>
          </w:rPr>
          <w:delText xml:space="preserve">the </w:delText>
        </w:r>
      </w:del>
      <w:r>
        <w:rPr>
          <w:rFonts w:ascii="Garamond" w:hAnsi="Garamond"/>
          <w:b/>
          <w:bCs/>
        </w:rPr>
        <w:t>FIR</w:t>
      </w:r>
      <w:ins w:id="409" w:author="Vedanshi Mishra" w:date="2026-09-15T14:30:00Z" w16du:dateUtc="2026-09-15T09:00:00Z">
        <w:r w:rsidR="003140D0">
          <w:rPr>
            <w:rFonts w:ascii="Garamond" w:hAnsi="Garamond"/>
          </w:rPr>
          <w:t>”</w:t>
        </w:r>
      </w:ins>
      <w:r>
        <w:rPr>
          <w:rFonts w:ascii="Garamond" w:hAnsi="Garamond"/>
        </w:rPr>
        <w:t>); or</w:t>
      </w:r>
    </w:p>
    <w:p w14:paraId="4F29FDA2" w14:textId="584FC529" w:rsidR="00D54620" w:rsidRDefault="00FD2513" w:rsidP="008A1481">
      <w:pPr>
        <w:pStyle w:val="ListParagraph"/>
        <w:numPr>
          <w:ilvl w:val="1"/>
          <w:numId w:val="18"/>
        </w:numPr>
        <w:contextualSpacing w:val="0"/>
        <w:rPr>
          <w:ins w:id="410" w:author="Vedanshi Mishra" w:date="2026-09-15T14:05:00Z" w16du:dateUtc="2026-09-15T08:35:00Z"/>
          <w:rFonts w:ascii="Garamond" w:hAnsi="Garamond"/>
        </w:rPr>
      </w:pPr>
      <w:r>
        <w:rPr>
          <w:rFonts w:ascii="Garamond" w:hAnsi="Garamond"/>
        </w:rPr>
        <w:t>file a complaint before the competent Magistrate. The choice depends on the alleged offences, available evidence and need for police investigation.</w:t>
      </w:r>
    </w:p>
    <w:p w14:paraId="10314906" w14:textId="76E06DD3" w:rsidR="00703AD4" w:rsidRPr="00703AD4" w:rsidRDefault="00703AD4">
      <w:pPr>
        <w:pStyle w:val="ListParagraph"/>
        <w:numPr>
          <w:ilvl w:val="0"/>
          <w:numId w:val="18"/>
        </w:numPr>
        <w:contextualSpacing w:val="0"/>
        <w:rPr>
          <w:rFonts w:ascii="Garamond" w:hAnsi="Garamond"/>
          <w:rPrChange w:id="411" w:author="Vedanshi Mishra" w:date="2026-09-15T14:05:00Z" w16du:dateUtc="2026-09-15T08:35:00Z">
            <w:rPr/>
          </w:rPrChange>
        </w:rPr>
        <w:pPrChange w:id="412" w:author="Vedanshi Mishra" w:date="2026-09-15T14:05:00Z" w16du:dateUtc="2026-09-15T08:35:00Z">
          <w:pPr>
            <w:pStyle w:val="ListParagraph"/>
            <w:numPr>
              <w:ilvl w:val="1"/>
              <w:numId w:val="18"/>
            </w:numPr>
            <w:ind w:hanging="360"/>
            <w:contextualSpacing w:val="0"/>
          </w:pPr>
        </w:pPrChange>
      </w:pPr>
      <w:ins w:id="413" w:author="Vedanshi Mishra" w:date="2026-09-15T14:05:00Z" w16du:dateUtc="2026-09-15T08:35:00Z">
        <w:r w:rsidRPr="00703AD4">
          <w:rPr>
            <w:rFonts w:ascii="Garamond" w:hAnsi="Garamond"/>
          </w:rPr>
          <w:t xml:space="preserve">Separately, where the underlying conduct constitutes a scheduled offence under the PMLA and involves proceeds of crime, the ED may initiate proceedings under the PMLA. The procedure for initiation of PMLA proceedings is set out </w:t>
        </w:r>
        <w:del w:id="414" w:author="Aryan Sharma" w:date="2026-09-15T17:10:00Z" w16du:dateUtc="2026-09-15T11:40:00Z">
          <w:r w:rsidRPr="00703AD4" w:rsidDel="00636C50">
            <w:rPr>
              <w:rFonts w:ascii="Garamond" w:hAnsi="Garamond"/>
            </w:rPr>
            <w:delText xml:space="preserve">at paragraphs </w:delText>
          </w:r>
          <w:r w:rsidDel="00636C50">
            <w:rPr>
              <w:rFonts w:ascii="Garamond" w:hAnsi="Garamond"/>
            </w:rPr>
            <w:delText>[</w:delText>
          </w:r>
        </w:del>
        <w:del w:id="415" w:author="Aryan Sharma" w:date="2026-09-15T17:09:00Z" w16du:dateUtc="2026-09-15T11:39:00Z">
          <w:r w:rsidDel="00636C50">
            <w:rPr>
              <w:rFonts w:ascii="Garamond" w:hAnsi="Garamond"/>
            </w:rPr>
            <w:fldChar w:fldCharType="begin"/>
          </w:r>
          <w:r w:rsidDel="00636C50">
            <w:rPr>
              <w:rFonts w:ascii="Garamond" w:hAnsi="Garamond"/>
            </w:rPr>
            <w:delInstrText xml:space="preserve"> REF _Ref240373399 \r \h </w:delInstrText>
          </w:r>
        </w:del>
      </w:ins>
      <w:del w:id="416" w:author="Aryan Sharma" w:date="2026-09-15T17:09:00Z" w16du:dateUtc="2026-09-15T11:39:00Z">
        <w:r w:rsidDel="00636C50">
          <w:rPr>
            <w:rFonts w:ascii="Garamond" w:hAnsi="Garamond"/>
          </w:rPr>
        </w:r>
      </w:del>
      <w:ins w:id="417" w:author="Vedanshi Mishra" w:date="2026-09-15T14:05:00Z" w16du:dateUtc="2026-09-15T08:35:00Z">
        <w:del w:id="418" w:author="Aryan Sharma" w:date="2026-09-15T17:09:00Z" w16du:dateUtc="2026-09-15T11:39:00Z">
          <w:r w:rsidDel="00636C50">
            <w:rPr>
              <w:rFonts w:ascii="Garamond" w:hAnsi="Garamond"/>
            </w:rPr>
            <w:fldChar w:fldCharType="separate"/>
          </w:r>
          <w:r w:rsidDel="00636C50">
            <w:rPr>
              <w:rFonts w:ascii="Garamond" w:hAnsi="Garamond"/>
            </w:rPr>
            <w:delText>21</w:delText>
          </w:r>
          <w:r w:rsidDel="00636C50">
            <w:rPr>
              <w:rFonts w:ascii="Garamond" w:hAnsi="Garamond"/>
            </w:rPr>
            <w:fldChar w:fldCharType="end"/>
          </w:r>
        </w:del>
        <w:del w:id="419" w:author="Aryan Sharma" w:date="2026-09-15T17:10:00Z" w16du:dateUtc="2026-09-15T11:40:00Z">
          <w:r w:rsidDel="00636C50">
            <w:rPr>
              <w:rFonts w:ascii="Garamond" w:hAnsi="Garamond"/>
            </w:rPr>
            <w:delText>] - [</w:delText>
          </w:r>
          <w:r w:rsidDel="00636C50">
            <w:rPr>
              <w:rFonts w:ascii="Garamond" w:hAnsi="Garamond"/>
            </w:rPr>
            <w:fldChar w:fldCharType="begin"/>
          </w:r>
          <w:r w:rsidDel="00636C50">
            <w:rPr>
              <w:rFonts w:ascii="Garamond" w:hAnsi="Garamond"/>
            </w:rPr>
            <w:delInstrText xml:space="preserve"> REF _Ref240373419 \r \h </w:delInstrText>
          </w:r>
        </w:del>
      </w:ins>
      <w:del w:id="420" w:author="Aryan Sharma" w:date="2026-09-15T17:10:00Z" w16du:dateUtc="2026-09-15T11:40:00Z">
        <w:r w:rsidDel="00636C50">
          <w:rPr>
            <w:rFonts w:ascii="Garamond" w:hAnsi="Garamond"/>
          </w:rPr>
        </w:r>
      </w:del>
      <w:ins w:id="421" w:author="Vedanshi Mishra" w:date="2026-09-15T14:05:00Z" w16du:dateUtc="2026-09-15T08:35:00Z">
        <w:del w:id="422" w:author="Aryan Sharma" w:date="2026-09-15T17:10:00Z" w16du:dateUtc="2026-09-15T11:40:00Z">
          <w:r w:rsidDel="00636C50">
            <w:rPr>
              <w:rFonts w:ascii="Garamond" w:hAnsi="Garamond"/>
            </w:rPr>
            <w:fldChar w:fldCharType="separate"/>
          </w:r>
          <w:r w:rsidDel="00636C50">
            <w:rPr>
              <w:rFonts w:ascii="Garamond" w:hAnsi="Garamond"/>
            </w:rPr>
            <w:delText>23</w:delText>
          </w:r>
          <w:r w:rsidDel="00636C50">
            <w:rPr>
              <w:rFonts w:ascii="Garamond" w:hAnsi="Garamond"/>
            </w:rPr>
            <w:fldChar w:fldCharType="end"/>
          </w:r>
          <w:r w:rsidDel="00636C50">
            <w:rPr>
              <w:rFonts w:ascii="Garamond" w:hAnsi="Garamond"/>
            </w:rPr>
            <w:delText>]</w:delText>
          </w:r>
          <w:r w:rsidRPr="00703AD4" w:rsidDel="00636C50">
            <w:rPr>
              <w:rFonts w:ascii="Garamond" w:hAnsi="Garamond"/>
            </w:rPr>
            <w:delText xml:space="preserve"> </w:delText>
          </w:r>
        </w:del>
        <w:r w:rsidRPr="00703AD4">
          <w:rPr>
            <w:rFonts w:ascii="Garamond" w:hAnsi="Garamond"/>
          </w:rPr>
          <w:t>below.</w:t>
        </w:r>
      </w:ins>
    </w:p>
    <w:p w14:paraId="055AEA8A" w14:textId="649E4179" w:rsidR="00FD2513" w:rsidRPr="003A699F" w:rsidRDefault="00FD2513" w:rsidP="003231CD">
      <w:pPr>
        <w:pStyle w:val="Heading3"/>
        <w:rPr>
          <w:szCs w:val="20"/>
        </w:rPr>
      </w:pPr>
      <w:r w:rsidRPr="003A699F">
        <w:rPr>
          <w:szCs w:val="20"/>
        </w:rPr>
        <w:t>The FIR Route</w:t>
      </w:r>
    </w:p>
    <w:p w14:paraId="292F64A8" w14:textId="6079EDA4" w:rsidR="0057404C" w:rsidRPr="003A699F" w:rsidRDefault="0057404C" w:rsidP="003231CD">
      <w:pPr>
        <w:pStyle w:val="ListParagraph"/>
        <w:numPr>
          <w:ilvl w:val="0"/>
          <w:numId w:val="18"/>
        </w:numPr>
        <w:ind w:left="357" w:hanging="357"/>
        <w:contextualSpacing w:val="0"/>
        <w:rPr>
          <w:rFonts w:ascii="Garamond" w:hAnsi="Garamond"/>
        </w:rPr>
      </w:pPr>
      <w:r>
        <w:rPr>
          <w:rFonts w:ascii="Garamond" w:hAnsi="Garamond"/>
        </w:rPr>
        <w:lastRenderedPageBreak/>
        <w:t xml:space="preserve">GPB may submit information to the police under Section 173(1) </w:t>
      </w:r>
      <w:ins w:id="423" w:author="Vedanshi Mishra" w:date="2026-09-15T14:30:00Z" w16du:dateUtc="2026-09-15T09:00:00Z">
        <w:r w:rsidR="003140D0">
          <w:rPr>
            <w:rFonts w:ascii="Garamond" w:hAnsi="Garamond"/>
          </w:rPr>
          <w:t xml:space="preserve">of </w:t>
        </w:r>
      </w:ins>
      <w:ins w:id="424" w:author="Vedanshi Mishra" w:date="2026-09-15T14:31:00Z" w16du:dateUtc="2026-09-15T09:01:00Z">
        <w:r w:rsidR="003140D0">
          <w:rPr>
            <w:rFonts w:ascii="Garamond" w:hAnsi="Garamond"/>
          </w:rPr>
          <w:t xml:space="preserve">the </w:t>
        </w:r>
      </w:ins>
      <w:r>
        <w:rPr>
          <w:rFonts w:ascii="Garamond" w:hAnsi="Garamond"/>
        </w:rPr>
        <w:t>BNSS where the facts disclose a cognizable offence.</w:t>
      </w:r>
      <w:r>
        <w:rPr>
          <w:rStyle w:val="FootnoteReference"/>
        </w:rPr>
        <w:footnoteReference w:id="34"/>
      </w:r>
    </w:p>
    <w:p w14:paraId="3454C1A7" w14:textId="7C2A546C" w:rsidR="00996F0C" w:rsidRPr="003A699F" w:rsidRDefault="003231CD" w:rsidP="003231CD">
      <w:pPr>
        <w:pStyle w:val="ListParagraph"/>
        <w:numPr>
          <w:ilvl w:val="0"/>
          <w:numId w:val="18"/>
        </w:numPr>
        <w:ind w:left="357" w:hanging="357"/>
        <w:contextualSpacing w:val="0"/>
        <w:rPr>
          <w:rFonts w:ascii="Garamond" w:hAnsi="Garamond"/>
        </w:rPr>
      </w:pPr>
      <w:r>
        <w:rPr>
          <w:rFonts w:ascii="Garamond" w:hAnsi="Garamond"/>
        </w:rPr>
        <w:t>The police may investigate and obtain evidence from Russia through the MLAT. At the end of the investigation, they will submit a charge-sheet or closure report.</w:t>
      </w:r>
      <w:ins w:id="426" w:author="Aryan Sharma" w:date="2026-09-15T17:10:00Z" w16du:dateUtc="2026-09-15T11:40:00Z">
        <w:r w:rsidR="00636C50">
          <w:rPr>
            <w:rStyle w:val="FootnoteReference"/>
            <w:rFonts w:ascii="Garamond" w:hAnsi="Garamond"/>
          </w:rPr>
          <w:footnoteReference w:id="35"/>
        </w:r>
      </w:ins>
    </w:p>
    <w:p w14:paraId="530A1A96" w14:textId="25F596E5" w:rsidR="0057404C" w:rsidRPr="003A699F" w:rsidRDefault="0012764D" w:rsidP="003231CD">
      <w:pPr>
        <w:pStyle w:val="ListParagraph"/>
        <w:numPr>
          <w:ilvl w:val="0"/>
          <w:numId w:val="18"/>
        </w:numPr>
        <w:ind w:left="357" w:hanging="357"/>
        <w:contextualSpacing w:val="0"/>
        <w:rPr>
          <w:rFonts w:ascii="Garamond" w:hAnsi="Garamond"/>
        </w:rPr>
      </w:pPr>
      <w:r>
        <w:rPr>
          <w:rFonts w:ascii="Garamond" w:hAnsi="Garamond"/>
        </w:rPr>
        <w:t>If sufficient evidence exists, the Magistrate may take cognisance</w:t>
      </w:r>
      <w:ins w:id="430" w:author="Aryan Sharma" w:date="2026-09-15T17:11:00Z" w16du:dateUtc="2026-09-15T11:41:00Z">
        <w:r w:rsidR="00636C50">
          <w:rPr>
            <w:rFonts w:ascii="Garamond" w:hAnsi="Garamond"/>
          </w:rPr>
          <w:t>,</w:t>
        </w:r>
        <w:r w:rsidR="00636C50">
          <w:rPr>
            <w:rStyle w:val="FootnoteReference"/>
            <w:rFonts w:ascii="Garamond" w:hAnsi="Garamond"/>
          </w:rPr>
          <w:footnoteReference w:id="36"/>
        </w:r>
      </w:ins>
      <w:r>
        <w:rPr>
          <w:rFonts w:ascii="Garamond" w:hAnsi="Garamond"/>
        </w:rPr>
        <w:t xml:space="preserve"> and issue a summons or warrant.</w:t>
      </w:r>
      <w:ins w:id="434" w:author="Aryan Sharma" w:date="2026-09-15T17:11:00Z" w16du:dateUtc="2026-09-15T11:41:00Z">
        <w:r w:rsidR="00636C50">
          <w:rPr>
            <w:rStyle w:val="FootnoteReference"/>
            <w:rFonts w:ascii="Garamond" w:hAnsi="Garamond"/>
          </w:rPr>
          <w:footnoteReference w:id="37"/>
        </w:r>
      </w:ins>
      <w:r>
        <w:rPr>
          <w:rFonts w:ascii="Garamond" w:hAnsi="Garamond"/>
        </w:rPr>
        <w:t xml:space="preserve"> If the police file a closure report, GPB would ordinarily have an opportunity to be heard before it is accepted.</w:t>
      </w:r>
      <w:ins w:id="438" w:author="Aryan Sharma" w:date="2026-09-15T17:12:00Z" w16du:dateUtc="2026-09-15T11:42:00Z">
        <w:r w:rsidR="00636C50">
          <w:rPr>
            <w:rStyle w:val="FootnoteReference"/>
            <w:rFonts w:ascii="Garamond" w:hAnsi="Garamond"/>
          </w:rPr>
          <w:footnoteReference w:id="38"/>
        </w:r>
      </w:ins>
    </w:p>
    <w:p w14:paraId="5B7FE55E" w14:textId="6DF3A160" w:rsidR="00046E0C" w:rsidRPr="003A699F" w:rsidRDefault="0057404C" w:rsidP="003231CD">
      <w:pPr>
        <w:pStyle w:val="Heading3"/>
        <w:rPr>
          <w:szCs w:val="20"/>
        </w:rPr>
      </w:pPr>
      <w:r w:rsidRPr="003A699F">
        <w:rPr>
          <w:szCs w:val="20"/>
        </w:rPr>
        <w:t xml:space="preserve">Direct </w:t>
      </w:r>
      <w:ins w:id="442" w:author="Vedanshi Mishra" w:date="2026-09-15T14:59:00Z" w16du:dateUtc="2026-09-15T09:29:00Z">
        <w:r w:rsidR="004462E6">
          <w:rPr>
            <w:szCs w:val="20"/>
          </w:rPr>
          <w:t>M</w:t>
        </w:r>
      </w:ins>
      <w:del w:id="443" w:author="Vedanshi Mishra" w:date="2026-09-15T14:59:00Z" w16du:dateUtc="2026-09-15T09:29:00Z">
        <w:r w:rsidRPr="003A699F" w:rsidDel="004462E6">
          <w:rPr>
            <w:szCs w:val="20"/>
          </w:rPr>
          <w:delText>m</w:delText>
        </w:r>
      </w:del>
      <w:r w:rsidRPr="003A699F">
        <w:rPr>
          <w:szCs w:val="20"/>
        </w:rPr>
        <w:t xml:space="preserve">agistrate </w:t>
      </w:r>
      <w:ins w:id="444" w:author="Vedanshi Mishra" w:date="2026-09-15T15:00:00Z" w16du:dateUtc="2026-09-15T09:30:00Z">
        <w:r w:rsidR="004462E6">
          <w:rPr>
            <w:szCs w:val="20"/>
          </w:rPr>
          <w:t>R</w:t>
        </w:r>
      </w:ins>
      <w:del w:id="445" w:author="Vedanshi Mishra" w:date="2026-09-15T15:00:00Z" w16du:dateUtc="2026-09-15T09:30:00Z">
        <w:r w:rsidRPr="003A699F" w:rsidDel="004462E6">
          <w:rPr>
            <w:szCs w:val="20"/>
          </w:rPr>
          <w:delText>r</w:delText>
        </w:r>
      </w:del>
      <w:r w:rsidRPr="003A699F">
        <w:rPr>
          <w:szCs w:val="20"/>
        </w:rPr>
        <w:t xml:space="preserve">oute: </w:t>
      </w:r>
    </w:p>
    <w:p w14:paraId="29A52A31" w14:textId="1D261E56" w:rsidR="00996F0C" w:rsidRPr="003A699F" w:rsidRDefault="00150D6E" w:rsidP="003231CD">
      <w:pPr>
        <w:pStyle w:val="ListParagraph"/>
        <w:numPr>
          <w:ilvl w:val="0"/>
          <w:numId w:val="18"/>
        </w:numPr>
        <w:ind w:left="357" w:hanging="357"/>
        <w:contextualSpacing w:val="0"/>
        <w:rPr>
          <w:rFonts w:ascii="Garamond" w:hAnsi="Garamond"/>
        </w:rPr>
      </w:pPr>
      <w:r>
        <w:rPr>
          <w:rFonts w:ascii="Garamond" w:hAnsi="Garamond"/>
        </w:rPr>
        <w:t xml:space="preserve">Alternatively, GPB may file a complaint under Section 210(1)(a) </w:t>
      </w:r>
      <w:ins w:id="446" w:author="Vedanshi Mishra" w:date="2026-09-15T14:31:00Z" w16du:dateUtc="2026-09-15T09:01:00Z">
        <w:r w:rsidR="003140D0">
          <w:rPr>
            <w:rFonts w:ascii="Garamond" w:hAnsi="Garamond"/>
          </w:rPr>
          <w:t xml:space="preserve">of the </w:t>
        </w:r>
      </w:ins>
      <w:r>
        <w:rPr>
          <w:rFonts w:ascii="Garamond" w:hAnsi="Garamond"/>
        </w:rPr>
        <w:t>BNSS</w:t>
      </w:r>
      <w:ins w:id="447" w:author="Aryan Sharma" w:date="2026-09-15T17:12:00Z" w16du:dateUtc="2026-09-15T11:42:00Z">
        <w:r w:rsidR="00636C50">
          <w:rPr>
            <w:rFonts w:ascii="Garamond" w:hAnsi="Garamond"/>
          </w:rPr>
          <w:t xml:space="preserve"> with the Magistrate</w:t>
        </w:r>
      </w:ins>
      <w:r>
        <w:rPr>
          <w:rFonts w:ascii="Garamond" w:hAnsi="Garamond"/>
        </w:rPr>
        <w:t>. Before taking cognisance, the Magistrate must give Mr Sood an opportunity to be heard.</w:t>
      </w:r>
      <w:r>
        <w:rPr>
          <w:rStyle w:val="FootnoteReference"/>
        </w:rPr>
        <w:footnoteReference w:id="39"/>
      </w:r>
    </w:p>
    <w:p w14:paraId="449D18C9" w14:textId="3CA3BC16" w:rsidR="00996F0C" w:rsidRDefault="00D518B9" w:rsidP="00D518B9">
      <w:pPr>
        <w:pStyle w:val="ListParagraph"/>
        <w:numPr>
          <w:ilvl w:val="0"/>
          <w:numId w:val="18"/>
        </w:numPr>
        <w:ind w:left="357" w:hanging="357"/>
        <w:contextualSpacing w:val="0"/>
        <w:rPr>
          <w:ins w:id="450" w:author="Vedanshi Mishra" w:date="2026-09-15T13:18:00Z" w16du:dateUtc="2026-09-15T07:48:00Z"/>
          <w:rFonts w:ascii="Garamond" w:hAnsi="Garamond"/>
        </w:rPr>
      </w:pPr>
      <w:r>
        <w:rPr>
          <w:rFonts w:ascii="Garamond" w:hAnsi="Garamond"/>
        </w:rPr>
        <w:t>If Mr Sood is outside the Magistrate</w:t>
      </w:r>
      <w:r w:rsidR="00B45964">
        <w:rPr>
          <w:rFonts w:ascii="Garamond" w:hAnsi="Garamond"/>
        </w:rPr>
        <w:t>’</w:t>
      </w:r>
      <w:r>
        <w:rPr>
          <w:rFonts w:ascii="Garamond" w:hAnsi="Garamond"/>
        </w:rPr>
        <w:t xml:space="preserve">s territorial jurisdiction, Section 225 </w:t>
      </w:r>
      <w:ins w:id="451" w:author="Vedanshi Mishra" w:date="2026-09-15T14:31:00Z" w16du:dateUtc="2026-09-15T09:01:00Z">
        <w:r w:rsidR="003140D0">
          <w:rPr>
            <w:rFonts w:ascii="Garamond" w:hAnsi="Garamond"/>
          </w:rPr>
          <w:t xml:space="preserve">of the </w:t>
        </w:r>
      </w:ins>
      <w:r>
        <w:rPr>
          <w:rFonts w:ascii="Garamond" w:hAnsi="Garamond"/>
        </w:rPr>
        <w:t>BNSS requires an inquiry or investigation before process is issued. The Magistrate may then dismiss the complaint for insufficient grounds or issue process.</w:t>
      </w:r>
      <w:r>
        <w:rPr>
          <w:rStyle w:val="FootnoteReference"/>
        </w:rPr>
        <w:footnoteReference w:id="40"/>
      </w:r>
    </w:p>
    <w:p w14:paraId="51E9F1B5" w14:textId="5950CF4D" w:rsidR="00DE5F6F" w:rsidRDefault="00DE5F6F" w:rsidP="00DE5F6F">
      <w:pPr>
        <w:pStyle w:val="Heading3"/>
        <w:ind w:left="714" w:hanging="357"/>
        <w:rPr>
          <w:ins w:id="454" w:author="Vedanshi Mishra" w:date="2026-09-15T13:19:00Z" w16du:dateUtc="2026-09-15T07:49:00Z"/>
        </w:rPr>
      </w:pPr>
      <w:ins w:id="455" w:author="Vedanshi Mishra" w:date="2026-09-15T13:19:00Z" w16du:dateUtc="2026-09-15T07:49:00Z">
        <w:r>
          <w:t xml:space="preserve">Initiation of </w:t>
        </w:r>
      </w:ins>
      <w:ins w:id="456" w:author="Vedanshi Mishra" w:date="2026-09-15T15:00:00Z" w16du:dateUtc="2026-09-15T09:30:00Z">
        <w:r w:rsidR="004462E6">
          <w:t>P</w:t>
        </w:r>
      </w:ins>
      <w:ins w:id="457" w:author="Vedanshi Mishra" w:date="2026-09-15T13:19:00Z" w16du:dateUtc="2026-09-15T07:49:00Z">
        <w:r>
          <w:t xml:space="preserve">roceedings under the PMLA: </w:t>
        </w:r>
      </w:ins>
    </w:p>
    <w:p w14:paraId="7A4E0F91" w14:textId="3361C656" w:rsidR="00DE5F6F" w:rsidRDefault="004462E6" w:rsidP="00DE5F6F">
      <w:pPr>
        <w:pStyle w:val="ListParagraph"/>
        <w:numPr>
          <w:ilvl w:val="0"/>
          <w:numId w:val="18"/>
        </w:numPr>
        <w:ind w:left="357" w:hanging="357"/>
        <w:contextualSpacing w:val="0"/>
        <w:rPr>
          <w:ins w:id="458" w:author="Vedanshi Mishra" w:date="2026-09-15T13:27:00Z" w16du:dateUtc="2026-09-15T07:57:00Z"/>
          <w:rFonts w:ascii="Garamond" w:hAnsi="Garamond"/>
        </w:rPr>
      </w:pPr>
      <w:ins w:id="459" w:author="Vedanshi Mishra" w:date="2026-09-15T15:00:00Z">
        <w:r w:rsidRPr="004462E6">
          <w:rPr>
            <w:rFonts w:ascii="Garamond" w:hAnsi="Garamond"/>
          </w:rPr>
          <w:t xml:space="preserve">Unlike the ordinary </w:t>
        </w:r>
        <w:del w:id="460" w:author="Aryan Sharma" w:date="2026-09-15T17:15:00Z" w16du:dateUtc="2026-09-15T11:45:00Z">
          <w:r w:rsidRPr="004462E6" w:rsidDel="00636C50">
            <w:rPr>
              <w:rFonts w:ascii="Garamond" w:hAnsi="Garamond"/>
            </w:rPr>
            <w:delText xml:space="preserve">procedure for initiating </w:delText>
          </w:r>
        </w:del>
        <w:r w:rsidRPr="004462E6">
          <w:rPr>
            <w:rFonts w:ascii="Garamond" w:hAnsi="Garamond"/>
          </w:rPr>
          <w:t>criminal proceedings</w:t>
        </w:r>
        <w:del w:id="461" w:author="Aryan Sharma" w:date="2026-09-15T17:16:00Z" w16du:dateUtc="2026-09-15T11:46:00Z">
          <w:r w:rsidRPr="004462E6" w:rsidDel="00636C50">
            <w:rPr>
              <w:rFonts w:ascii="Garamond" w:hAnsi="Garamond"/>
            </w:rPr>
            <w:delText xml:space="preserve"> in India</w:delText>
          </w:r>
        </w:del>
        <w:r w:rsidRPr="004462E6">
          <w:rPr>
            <w:rFonts w:ascii="Garamond" w:hAnsi="Garamond"/>
          </w:rPr>
          <w:t xml:space="preserve">, proceedings under the PMLA follow a distinct mechanism </w:t>
        </w:r>
      </w:ins>
      <w:ins w:id="462" w:author="Aryan Sharma" w:date="2026-09-15T17:17:00Z" w16du:dateUtc="2026-09-15T11:47:00Z">
        <w:r w:rsidR="00636C50">
          <w:rPr>
            <w:rFonts w:ascii="Garamond" w:hAnsi="Garamond"/>
          </w:rPr>
          <w:t xml:space="preserve">wherein </w:t>
        </w:r>
      </w:ins>
      <w:ins w:id="463" w:author="Vedanshi Mishra" w:date="2026-09-15T15:00:00Z">
        <w:del w:id="464" w:author="Aryan Sharma" w:date="2026-09-15T17:19:00Z" w16du:dateUtc="2026-09-15T11:49:00Z">
          <w:r w:rsidRPr="004462E6" w:rsidDel="00D05036">
            <w:rPr>
              <w:rFonts w:ascii="Garamond" w:hAnsi="Garamond"/>
            </w:rPr>
            <w:delText>involving the</w:delText>
          </w:r>
        </w:del>
      </w:ins>
      <w:ins w:id="465" w:author="Aryan Sharma" w:date="2026-09-15T17:19:00Z" w16du:dateUtc="2026-09-15T11:49:00Z">
        <w:r w:rsidR="00D05036">
          <w:rPr>
            <w:rFonts w:ascii="Garamond" w:hAnsi="Garamond"/>
          </w:rPr>
          <w:t>only</w:t>
        </w:r>
      </w:ins>
      <w:ins w:id="466" w:author="Vedanshi Mishra" w:date="2026-09-15T15:00:00Z">
        <w:r w:rsidRPr="004462E6">
          <w:rPr>
            <w:rFonts w:ascii="Garamond" w:hAnsi="Garamond"/>
          </w:rPr>
          <w:t xml:space="preserve"> Enforcement Directorate </w:t>
        </w:r>
      </w:ins>
      <w:ins w:id="467" w:author="Vedanshi Mishra" w:date="2026-09-15T13:20:00Z">
        <w:r w:rsidR="00DE5F6F" w:rsidRPr="00DE5F6F">
          <w:rPr>
            <w:rFonts w:ascii="Garamond" w:hAnsi="Garamond"/>
          </w:rPr>
          <w:t>(</w:t>
        </w:r>
      </w:ins>
      <w:ins w:id="468" w:author="Vedanshi Mishra" w:date="2026-09-15T13:21:00Z" w16du:dateUtc="2026-09-15T07:51:00Z">
        <w:r w:rsidR="00DE5F6F">
          <w:rPr>
            <w:rFonts w:ascii="Garamond" w:hAnsi="Garamond"/>
          </w:rPr>
          <w:t>“</w:t>
        </w:r>
      </w:ins>
      <w:ins w:id="469" w:author="Vedanshi Mishra" w:date="2026-09-15T13:20:00Z">
        <w:r w:rsidR="00DE5F6F" w:rsidRPr="00DE5F6F">
          <w:rPr>
            <w:rFonts w:ascii="Garamond" w:hAnsi="Garamond"/>
            <w:b/>
            <w:bCs/>
            <w:rPrChange w:id="470" w:author="Vedanshi Mishra" w:date="2026-09-15T13:21:00Z" w16du:dateUtc="2026-09-15T07:51:00Z">
              <w:rPr>
                <w:rFonts w:ascii="Garamond" w:hAnsi="Garamond"/>
              </w:rPr>
            </w:rPrChange>
          </w:rPr>
          <w:t>ED</w:t>
        </w:r>
      </w:ins>
      <w:ins w:id="471" w:author="Vedanshi Mishra" w:date="2026-09-15T13:21:00Z" w16du:dateUtc="2026-09-15T07:51:00Z">
        <w:r w:rsidR="00DE5F6F">
          <w:rPr>
            <w:rFonts w:ascii="Garamond" w:hAnsi="Garamond"/>
          </w:rPr>
          <w:t>”</w:t>
        </w:r>
      </w:ins>
      <w:ins w:id="472" w:author="Vedanshi Mishra" w:date="2026-09-15T13:20:00Z">
        <w:r w:rsidR="00DE5F6F" w:rsidRPr="00DE5F6F">
          <w:rPr>
            <w:rFonts w:ascii="Garamond" w:hAnsi="Garamond"/>
          </w:rPr>
          <w:t xml:space="preserve">) </w:t>
        </w:r>
      </w:ins>
      <w:ins w:id="473" w:author="Aryan Sharma" w:date="2026-09-15T17:19:00Z" w16du:dateUtc="2026-09-15T11:49:00Z">
        <w:r w:rsidR="00D05036">
          <w:rPr>
            <w:rFonts w:ascii="Garamond" w:hAnsi="Garamond"/>
          </w:rPr>
          <w:t xml:space="preserve">can initiate the </w:t>
        </w:r>
      </w:ins>
      <w:ins w:id="474" w:author="Aryan Sharma" w:date="2026-09-15T17:20:00Z" w16du:dateUtc="2026-09-15T11:50:00Z">
        <w:r w:rsidR="00D05036">
          <w:rPr>
            <w:rFonts w:ascii="Garamond" w:hAnsi="Garamond"/>
          </w:rPr>
          <w:t>proceedings</w:t>
        </w:r>
      </w:ins>
      <w:ins w:id="475" w:author="Aryan Sharma" w:date="2026-09-15T17:19:00Z" w16du:dateUtc="2026-09-15T11:49:00Z">
        <w:r w:rsidR="00D05036">
          <w:rPr>
            <w:rFonts w:ascii="Garamond" w:hAnsi="Garamond"/>
          </w:rPr>
          <w:t xml:space="preserve">. </w:t>
        </w:r>
      </w:ins>
      <w:ins w:id="476" w:author="Vedanshi Mishra" w:date="2026-09-15T13:20:00Z">
        <w:del w:id="477" w:author="Aryan Sharma" w:date="2026-09-15T17:19:00Z" w16du:dateUtc="2026-09-15T11:49:00Z">
          <w:r w:rsidR="00DE5F6F" w:rsidRPr="00DE5F6F" w:rsidDel="00D05036">
            <w:rPr>
              <w:rFonts w:ascii="Garamond" w:hAnsi="Garamond"/>
            </w:rPr>
            <w:delText xml:space="preserve">and require the existence of a </w:delText>
          </w:r>
        </w:del>
      </w:ins>
      <w:ins w:id="478" w:author="Vedanshi Mishra" w:date="2026-09-15T13:23:00Z" w16du:dateUtc="2026-09-15T07:53:00Z">
        <w:del w:id="479" w:author="Aryan Sharma" w:date="2026-09-15T17:19:00Z" w16du:dateUtc="2026-09-15T11:49:00Z">
          <w:r w:rsidR="00DE5F6F" w:rsidDel="00D05036">
            <w:rPr>
              <w:rFonts w:ascii="Garamond" w:hAnsi="Garamond"/>
            </w:rPr>
            <w:delText>schedule</w:delText>
          </w:r>
        </w:del>
      </w:ins>
      <w:ins w:id="480" w:author="Vedanshi Mishra" w:date="2026-09-15T15:00:00Z" w16du:dateUtc="2026-09-15T09:30:00Z">
        <w:del w:id="481" w:author="Aryan Sharma" w:date="2026-09-15T17:19:00Z" w16du:dateUtc="2026-09-15T11:49:00Z">
          <w:r w:rsidDel="00D05036">
            <w:rPr>
              <w:rFonts w:ascii="Garamond" w:hAnsi="Garamond"/>
            </w:rPr>
            <w:delText>d</w:delText>
          </w:r>
        </w:del>
      </w:ins>
      <w:ins w:id="482" w:author="Vedanshi Mishra" w:date="2026-09-15T13:20:00Z">
        <w:del w:id="483" w:author="Aryan Sharma" w:date="2026-09-15T17:19:00Z" w16du:dateUtc="2026-09-15T11:49:00Z">
          <w:r w:rsidR="00DE5F6F" w:rsidRPr="00DE5F6F" w:rsidDel="00D05036">
            <w:rPr>
              <w:rFonts w:ascii="Garamond" w:hAnsi="Garamond"/>
            </w:rPr>
            <w:delText xml:space="preserve"> offence</w:delText>
          </w:r>
        </w:del>
      </w:ins>
      <w:ins w:id="484" w:author="Vedanshi Mishra" w:date="2026-09-15T13:28:00Z" w16du:dateUtc="2026-09-15T07:58:00Z">
        <w:del w:id="485" w:author="Aryan Sharma" w:date="2026-09-15T17:16:00Z" w16du:dateUtc="2026-09-15T11:46:00Z">
          <w:r w:rsidR="00DE5F6F" w:rsidDel="00636C50">
            <w:rPr>
              <w:rFonts w:ascii="Garamond" w:hAnsi="Garamond"/>
            </w:rPr>
            <w:delText xml:space="preserve"> (this is also known as a “predicate offence”)</w:delText>
          </w:r>
        </w:del>
      </w:ins>
      <w:ins w:id="486" w:author="Vedanshi Mishra" w:date="2026-09-15T13:21:00Z" w16du:dateUtc="2026-09-15T07:51:00Z">
        <w:r w:rsidR="00DE5F6F">
          <w:rPr>
            <w:rFonts w:ascii="Garamond" w:hAnsi="Garamond"/>
          </w:rPr>
          <w:t>.</w:t>
        </w:r>
      </w:ins>
      <w:ins w:id="487" w:author="Vedanshi Mishra" w:date="2026-09-15T13:48:00Z" w16du:dateUtc="2026-09-15T08:18:00Z">
        <w:r w:rsidR="00660234">
          <w:rPr>
            <w:rStyle w:val="FootnoteReference"/>
            <w:rFonts w:ascii="Garamond" w:hAnsi="Garamond"/>
          </w:rPr>
          <w:footnoteReference w:id="41"/>
        </w:r>
      </w:ins>
      <w:ins w:id="496" w:author="Vedanshi Mishra" w:date="2026-09-15T13:40:00Z" w16du:dateUtc="2026-09-15T08:10:00Z">
        <w:r w:rsidR="00660234">
          <w:rPr>
            <w:rFonts w:ascii="Garamond" w:hAnsi="Garamond"/>
          </w:rPr>
          <w:t xml:space="preserve"> </w:t>
        </w:r>
      </w:ins>
      <w:ins w:id="497" w:author="Vedanshi Mishra" w:date="2026-09-15T13:56:00Z">
        <w:del w:id="498" w:author="Aryan Sharma" w:date="2026-09-15T17:22:00Z" w16du:dateUtc="2026-09-15T11:52:00Z">
          <w:r w:rsidR="00BD3FC0" w:rsidRPr="00BD3FC0" w:rsidDel="00D05036">
            <w:rPr>
              <w:rFonts w:ascii="Garamond" w:hAnsi="Garamond"/>
            </w:rPr>
            <w:delText>An individual may</w:delText>
          </w:r>
        </w:del>
      </w:ins>
      <w:ins w:id="499" w:author="Aryan Sharma" w:date="2026-09-15T17:22:00Z" w16du:dateUtc="2026-09-15T11:52:00Z">
        <w:r w:rsidR="00D05036">
          <w:rPr>
            <w:rFonts w:ascii="Garamond" w:hAnsi="Garamond"/>
          </w:rPr>
          <w:t>GPB may</w:t>
        </w:r>
      </w:ins>
      <w:ins w:id="500" w:author="Vedanshi Mishra" w:date="2026-09-15T13:56:00Z">
        <w:r w:rsidR="00BD3FC0" w:rsidRPr="00BD3FC0">
          <w:rPr>
            <w:rFonts w:ascii="Garamond" w:hAnsi="Garamond"/>
          </w:rPr>
          <w:t xml:space="preserve"> nevertheless approach the ED by submitting information or a written complaint regarding suspected money laundering, together with available material concerning the scheduled offence, transactions and assets.</w:t>
        </w:r>
      </w:ins>
      <w:ins w:id="501" w:author="Vedanshi Mishra" w:date="2026-09-15T13:40:00Z" w16du:dateUtc="2026-09-15T08:10:00Z">
        <w:r w:rsidR="00660234">
          <w:rPr>
            <w:rStyle w:val="FootnoteReference"/>
            <w:rFonts w:ascii="Garamond" w:hAnsi="Garamond"/>
          </w:rPr>
          <w:footnoteReference w:id="42"/>
        </w:r>
      </w:ins>
    </w:p>
    <w:p w14:paraId="0FDEB3B9" w14:textId="688A8C55" w:rsidR="00DE5F6F" w:rsidRDefault="004462E6" w:rsidP="00DE5F6F">
      <w:pPr>
        <w:pStyle w:val="ListParagraph"/>
        <w:numPr>
          <w:ilvl w:val="0"/>
          <w:numId w:val="18"/>
        </w:numPr>
        <w:ind w:left="357" w:hanging="357"/>
        <w:contextualSpacing w:val="0"/>
        <w:rPr>
          <w:ins w:id="508" w:author="Vedanshi Mishra" w:date="2026-09-15T13:43:00Z" w16du:dateUtc="2026-09-15T08:13:00Z"/>
          <w:rFonts w:ascii="Garamond" w:hAnsi="Garamond"/>
        </w:rPr>
      </w:pPr>
      <w:ins w:id="509" w:author="Vedanshi Mishra" w:date="2026-09-15T15:01:00Z" w16du:dateUtc="2026-09-15T09:31:00Z">
        <w:del w:id="510" w:author="Aryan Sharma" w:date="2026-09-15T17:22:00Z" w16du:dateUtc="2026-09-15T11:52:00Z">
          <w:r w:rsidDel="00D05036">
            <w:rPr>
              <w:rFonts w:ascii="Garamond" w:hAnsi="Garamond"/>
            </w:rPr>
            <w:delText>T</w:delText>
          </w:r>
        </w:del>
      </w:ins>
      <w:ins w:id="511" w:author="Vedanshi Mishra" w:date="2026-09-15T15:01:00Z">
        <w:del w:id="512" w:author="Aryan Sharma" w:date="2026-09-15T17:22:00Z" w16du:dateUtc="2026-09-15T11:52:00Z">
          <w:r w:rsidRPr="004462E6" w:rsidDel="00D05036">
            <w:rPr>
              <w:rFonts w:ascii="Garamond" w:hAnsi="Garamond"/>
            </w:rPr>
            <w:delText>he ED ordinarily proceeds under the PMLA after the scheduled offence has been registered by way of an FIR or formal complaint and is being investigated by the appropriate law-enforcement agency</w:delText>
          </w:r>
        </w:del>
      </w:ins>
      <w:ins w:id="513" w:author="Vedanshi Mishra" w:date="2026-09-15T15:02:00Z">
        <w:r w:rsidRPr="004462E6">
          <w:rPr>
            <w:rFonts w:ascii="Garamond" w:hAnsi="Garamond"/>
          </w:rPr>
          <w:t>Once the ED receives information regarding the scheduled offence and the possible generation of proceeds of crime</w:t>
        </w:r>
      </w:ins>
      <w:ins w:id="514" w:author="Vedanshi Mishra" w:date="2026-09-15T13:35:00Z" w16du:dateUtc="2026-09-15T08:05:00Z">
        <w:r w:rsidR="00696D28">
          <w:rPr>
            <w:rFonts w:ascii="Garamond" w:hAnsi="Garamond"/>
          </w:rPr>
          <w:t xml:space="preserve">, </w:t>
        </w:r>
      </w:ins>
      <w:ins w:id="515" w:author="Vedanshi Mishra" w:date="2026-09-15T13:36:00Z" w16du:dateUtc="2026-09-15T08:06:00Z">
        <w:r w:rsidR="00696D28">
          <w:rPr>
            <w:rFonts w:ascii="Garamond" w:hAnsi="Garamond"/>
          </w:rPr>
          <w:t xml:space="preserve">it </w:t>
        </w:r>
      </w:ins>
      <w:ins w:id="516" w:author="Vedanshi Mishra" w:date="2026-09-15T13:36:00Z">
        <w:r w:rsidR="00696D28" w:rsidRPr="00696D28">
          <w:rPr>
            <w:rFonts w:ascii="Garamond" w:hAnsi="Garamond"/>
          </w:rPr>
          <w:t>may record an Enforcement Case Information Report (“</w:t>
        </w:r>
        <w:r w:rsidR="00696D28" w:rsidRPr="00696D28">
          <w:rPr>
            <w:rFonts w:ascii="Garamond" w:hAnsi="Garamond"/>
            <w:b/>
            <w:bCs/>
            <w:rPrChange w:id="517" w:author="Vedanshi Mishra" w:date="2026-09-15T13:36:00Z" w16du:dateUtc="2026-09-15T08:06:00Z">
              <w:rPr>
                <w:rFonts w:ascii="Garamond" w:hAnsi="Garamond"/>
              </w:rPr>
            </w:rPrChange>
          </w:rPr>
          <w:t>ECIR</w:t>
        </w:r>
        <w:r w:rsidR="00696D28" w:rsidRPr="00696D28">
          <w:rPr>
            <w:rFonts w:ascii="Garamond" w:hAnsi="Garamond"/>
          </w:rPr>
          <w:t>”)</w:t>
        </w:r>
      </w:ins>
      <w:ins w:id="518" w:author="Vedanshi Mishra" w:date="2026-09-15T13:37:00Z" w16du:dateUtc="2026-09-15T08:07:00Z">
        <w:r w:rsidR="00696D28">
          <w:rPr>
            <w:rStyle w:val="FootnoteReference"/>
            <w:rFonts w:ascii="Garamond" w:hAnsi="Garamond"/>
          </w:rPr>
          <w:footnoteReference w:id="43"/>
        </w:r>
      </w:ins>
      <w:ins w:id="523" w:author="Vedanshi Mishra" w:date="2026-09-15T13:36:00Z">
        <w:r w:rsidR="00696D28" w:rsidRPr="00696D28">
          <w:rPr>
            <w:rFonts w:ascii="Garamond" w:hAnsi="Garamond"/>
          </w:rPr>
          <w:t xml:space="preserve"> and commence investigation under the PMLA</w:t>
        </w:r>
      </w:ins>
      <w:ins w:id="524" w:author="Vedanshi Mishra" w:date="2026-09-15T13:36:00Z" w16du:dateUtc="2026-09-15T08:06:00Z">
        <w:r w:rsidR="00696D28">
          <w:rPr>
            <w:rFonts w:ascii="Garamond" w:hAnsi="Garamond"/>
          </w:rPr>
          <w:t>.</w:t>
        </w:r>
      </w:ins>
      <w:ins w:id="525" w:author="Vedanshi Mishra" w:date="2026-09-15T13:52:00Z" w16du:dateUtc="2026-09-15T08:22:00Z">
        <w:r w:rsidR="00BD3FC0">
          <w:rPr>
            <w:rStyle w:val="FootnoteReference"/>
            <w:rFonts w:ascii="Garamond" w:hAnsi="Garamond"/>
          </w:rPr>
          <w:footnoteReference w:id="44"/>
        </w:r>
      </w:ins>
      <w:ins w:id="531" w:author="Vedanshi Mishra" w:date="2026-09-15T13:36:00Z" w16du:dateUtc="2026-09-15T08:06:00Z">
        <w:r w:rsidR="00696D28">
          <w:rPr>
            <w:rFonts w:ascii="Garamond" w:hAnsi="Garamond"/>
          </w:rPr>
          <w:t xml:space="preserve"> </w:t>
        </w:r>
      </w:ins>
    </w:p>
    <w:p w14:paraId="41470353" w14:textId="44978AE2" w:rsidR="00660234" w:rsidRPr="00DE5F6F" w:rsidRDefault="004462E6" w:rsidP="00DE5F6F">
      <w:pPr>
        <w:pStyle w:val="ListParagraph"/>
        <w:numPr>
          <w:ilvl w:val="0"/>
          <w:numId w:val="18"/>
        </w:numPr>
        <w:ind w:left="357" w:hanging="357"/>
        <w:contextualSpacing w:val="0"/>
        <w:rPr>
          <w:rFonts w:ascii="Garamond" w:hAnsi="Garamond"/>
          <w:rPrChange w:id="532" w:author="Vedanshi Mishra" w:date="2026-09-15T13:20:00Z" w16du:dateUtc="2026-09-15T07:50:00Z">
            <w:rPr/>
          </w:rPrChange>
        </w:rPr>
      </w:pPr>
      <w:ins w:id="533" w:author="Vedanshi Mishra" w:date="2026-09-15T15:02:00Z">
        <w:r w:rsidRPr="004462E6">
          <w:rPr>
            <w:rFonts w:ascii="Garamond" w:hAnsi="Garamond"/>
          </w:rPr>
          <w:t xml:space="preserve">If, upon completion of the investigation, an offence of money laundering is made out, the ED files </w:t>
        </w:r>
      </w:ins>
      <w:ins w:id="534" w:author="Vedanshi Mishra" w:date="2026-09-15T13:45:00Z" w16du:dateUtc="2026-09-15T08:15:00Z">
        <w:r w:rsidR="00660234">
          <w:rPr>
            <w:rFonts w:ascii="Garamond" w:hAnsi="Garamond"/>
          </w:rPr>
          <w:t xml:space="preserve">a </w:t>
        </w:r>
      </w:ins>
      <w:ins w:id="535" w:author="Vedanshi Mishra" w:date="2026-09-15T15:03:00Z" w16du:dateUtc="2026-09-15T09:33:00Z">
        <w:r>
          <w:rPr>
            <w:rFonts w:ascii="Garamond" w:hAnsi="Garamond"/>
          </w:rPr>
          <w:t>p</w:t>
        </w:r>
      </w:ins>
      <w:ins w:id="536" w:author="Vedanshi Mishra" w:date="2026-09-15T13:45:00Z" w16du:dateUtc="2026-09-15T08:15:00Z">
        <w:r w:rsidR="00660234">
          <w:rPr>
            <w:rFonts w:ascii="Garamond" w:hAnsi="Garamond"/>
          </w:rPr>
          <w:t xml:space="preserve">rosecution </w:t>
        </w:r>
      </w:ins>
      <w:ins w:id="537" w:author="Vedanshi Mishra" w:date="2026-09-15T15:03:00Z" w16du:dateUtc="2026-09-15T09:33:00Z">
        <w:r>
          <w:rPr>
            <w:rFonts w:ascii="Garamond" w:hAnsi="Garamond"/>
          </w:rPr>
          <w:t>c</w:t>
        </w:r>
      </w:ins>
      <w:ins w:id="538" w:author="Vedanshi Mishra" w:date="2026-09-15T13:45:00Z" w16du:dateUtc="2026-09-15T08:15:00Z">
        <w:r w:rsidR="00660234">
          <w:rPr>
            <w:rFonts w:ascii="Garamond" w:hAnsi="Garamond"/>
          </w:rPr>
          <w:t>omplaint in accordance with Section 44 of the PMLA before the Special Court</w:t>
        </w:r>
      </w:ins>
      <w:ins w:id="539" w:author="Vedanshi Mishra" w:date="2026-09-15T13:46:00Z" w16du:dateUtc="2026-09-15T08:16:00Z">
        <w:r w:rsidR="00660234">
          <w:rPr>
            <w:rFonts w:ascii="Garamond" w:hAnsi="Garamond"/>
          </w:rPr>
          <w:t xml:space="preserve"> and </w:t>
        </w:r>
      </w:ins>
      <w:ins w:id="540" w:author="Vedanshi Mishra" w:date="2026-09-15T15:02:00Z">
        <w:r w:rsidRPr="004462E6">
          <w:rPr>
            <w:rFonts w:ascii="Garamond" w:hAnsi="Garamond"/>
          </w:rPr>
          <w:t>the matter proceeds to trial</w:t>
        </w:r>
      </w:ins>
      <w:ins w:id="541" w:author="Vedanshi Mishra" w:date="2026-09-15T13:46:00Z" w16du:dateUtc="2026-09-15T08:16:00Z">
        <w:r w:rsidR="00660234">
          <w:rPr>
            <w:rFonts w:ascii="Garamond" w:hAnsi="Garamond"/>
          </w:rPr>
          <w:t xml:space="preserve">. Where the offence of money laundering is not made out, the ED files a </w:t>
        </w:r>
      </w:ins>
      <w:ins w:id="542" w:author="Vedanshi Mishra" w:date="2026-09-15T15:03:00Z" w16du:dateUtc="2026-09-15T09:33:00Z">
        <w:r>
          <w:rPr>
            <w:rFonts w:ascii="Garamond" w:hAnsi="Garamond"/>
          </w:rPr>
          <w:t>c</w:t>
        </w:r>
      </w:ins>
      <w:ins w:id="543" w:author="Vedanshi Mishra" w:date="2026-09-15T13:47:00Z" w16du:dateUtc="2026-09-15T08:17:00Z">
        <w:r w:rsidR="00660234">
          <w:rPr>
            <w:rFonts w:ascii="Garamond" w:hAnsi="Garamond"/>
          </w:rPr>
          <w:t xml:space="preserve">losure </w:t>
        </w:r>
      </w:ins>
      <w:ins w:id="544" w:author="Vedanshi Mishra" w:date="2026-09-15T15:03:00Z" w16du:dateUtc="2026-09-15T09:33:00Z">
        <w:r>
          <w:rPr>
            <w:rFonts w:ascii="Garamond" w:hAnsi="Garamond"/>
          </w:rPr>
          <w:t>r</w:t>
        </w:r>
      </w:ins>
      <w:ins w:id="545" w:author="Vedanshi Mishra" w:date="2026-09-15T13:47:00Z" w16du:dateUtc="2026-09-15T08:17:00Z">
        <w:r w:rsidR="00660234">
          <w:rPr>
            <w:rFonts w:ascii="Garamond" w:hAnsi="Garamond"/>
          </w:rPr>
          <w:t>eport in terms of Section 44 of the PMLA.</w:t>
        </w:r>
      </w:ins>
      <w:ins w:id="546" w:author="Vedanshi Mishra" w:date="2026-09-15T13:53:00Z" w16du:dateUtc="2026-09-15T08:23:00Z">
        <w:r w:rsidR="00BD3FC0">
          <w:rPr>
            <w:rStyle w:val="FootnoteReference"/>
            <w:rFonts w:ascii="Garamond" w:hAnsi="Garamond"/>
          </w:rPr>
          <w:footnoteReference w:id="45"/>
        </w:r>
      </w:ins>
      <w:ins w:id="552" w:author="Vedanshi Mishra" w:date="2026-09-15T13:47:00Z" w16du:dateUtc="2026-09-15T08:17:00Z">
        <w:r w:rsidR="00660234">
          <w:rPr>
            <w:rFonts w:ascii="Garamond" w:hAnsi="Garamond"/>
          </w:rPr>
          <w:t xml:space="preserve"> </w:t>
        </w:r>
      </w:ins>
    </w:p>
    <w:p w14:paraId="0076D917" w14:textId="770D4167" w:rsidR="00B0197B" w:rsidRPr="003A699F" w:rsidRDefault="00B0197B" w:rsidP="00B0197B">
      <w:pPr>
        <w:pStyle w:val="Heading1"/>
        <w:rPr>
          <w:rStyle w:val="a"/>
          <w:rFonts w:ascii="Garamond" w:hAnsi="Garamond"/>
          <w:caps w:val="0"/>
          <w:sz w:val="20"/>
          <w:szCs w:val="20"/>
        </w:rPr>
      </w:pPr>
      <w:r w:rsidRPr="003A699F">
        <w:rPr>
          <w:rFonts w:ascii="Garamond" w:hAnsi="Garamond"/>
          <w:szCs w:val="20"/>
        </w:rPr>
        <w:lastRenderedPageBreak/>
        <w:t xml:space="preserve">question 3: </w:t>
      </w:r>
      <w:r w:rsidRPr="003A699F">
        <w:rPr>
          <w:rStyle w:val="a"/>
          <w:rFonts w:ascii="Garamond" w:hAnsi="Garamond"/>
          <w:caps w:val="0"/>
          <w:sz w:val="20"/>
          <w:szCs w:val="20"/>
        </w:rPr>
        <w:t>ATTACHMENT IN INDIAN CRIMINAL PROCEEDINGS</w:t>
      </w:r>
      <w:r w:rsidR="00622598" w:rsidRPr="003A699F">
        <w:rPr>
          <w:rStyle w:val="a"/>
          <w:rFonts w:ascii="Garamond" w:hAnsi="Garamond"/>
          <w:caps w:val="0"/>
          <w:sz w:val="20"/>
          <w:szCs w:val="20"/>
        </w:rPr>
        <w:t xml:space="preserve"> AND RECOVERY BY GPB</w:t>
      </w:r>
    </w:p>
    <w:p w14:paraId="3A4D4041" w14:textId="2373F07B" w:rsidR="004B3938" w:rsidRPr="003A699F" w:rsidRDefault="00D76DE9" w:rsidP="00CB565B">
      <w:pPr>
        <w:pStyle w:val="ListParagraph"/>
        <w:numPr>
          <w:ilvl w:val="0"/>
          <w:numId w:val="18"/>
        </w:numPr>
        <w:rPr>
          <w:rFonts w:ascii="Garamond" w:hAnsi="Garamond"/>
        </w:rPr>
      </w:pPr>
      <w:r>
        <w:rPr>
          <w:rFonts w:ascii="Garamond" w:hAnsi="Garamond"/>
        </w:rPr>
        <w:t>If an Indian criminal case is initiated, the principal attachment and recovery routes are:</w:t>
      </w:r>
    </w:p>
    <w:p w14:paraId="6511F69B" w14:textId="69AB138E" w:rsidR="000B4132" w:rsidRPr="003A699F" w:rsidRDefault="000B4132" w:rsidP="00CB565B">
      <w:pPr>
        <w:pStyle w:val="ListParagraph"/>
        <w:numPr>
          <w:ilvl w:val="1"/>
          <w:numId w:val="18"/>
        </w:numPr>
        <w:contextualSpacing w:val="0"/>
        <w:rPr>
          <w:rFonts w:ascii="Garamond" w:hAnsi="Garamond"/>
        </w:rPr>
      </w:pPr>
      <w:r>
        <w:rPr>
          <w:rFonts w:ascii="Garamond" w:hAnsi="Garamond"/>
          <w:b/>
          <w:bCs/>
        </w:rPr>
        <w:t xml:space="preserve">Attachment under Section 107 </w:t>
      </w:r>
      <w:ins w:id="553" w:author="Vedanshi Mishra" w:date="2026-09-15T14:31:00Z" w16du:dateUtc="2026-09-15T09:01:00Z">
        <w:r w:rsidR="003140D0">
          <w:rPr>
            <w:rFonts w:ascii="Garamond" w:hAnsi="Garamond"/>
            <w:b/>
            <w:bCs/>
          </w:rPr>
          <w:t xml:space="preserve">of the </w:t>
        </w:r>
      </w:ins>
      <w:r>
        <w:rPr>
          <w:rFonts w:ascii="Garamond" w:hAnsi="Garamond"/>
          <w:b/>
          <w:bCs/>
        </w:rPr>
        <w:t>BNSS:</w:t>
      </w:r>
      <w:r>
        <w:rPr>
          <w:rFonts w:ascii="Garamond" w:hAnsi="Garamond"/>
        </w:rPr>
        <w:t xml:space="preserve"> Property derived from criminal activity may be attached during the investigation. If the court finds it to be proceeds of crime, it must direct rateable distribution among persons affected by the crime. GPB may recover if it proves that status and its loss.</w:t>
      </w:r>
      <w:ins w:id="554" w:author="Aryan Sharma" w:date="2026-09-15T17:28:00Z" w16du:dateUtc="2026-09-15T11:58:00Z">
        <w:r w:rsidR="00A607B5">
          <w:rPr>
            <w:rStyle w:val="FootnoteReference"/>
            <w:rFonts w:ascii="Garamond" w:hAnsi="Garamond"/>
          </w:rPr>
          <w:footnoteReference w:id="46"/>
        </w:r>
      </w:ins>
      <w:r>
        <w:rPr>
          <w:rFonts w:ascii="Garamond" w:hAnsi="Garamond"/>
        </w:rPr>
        <w:t xml:space="preserve"> Any unclaimed amount or surplus is forfeited to the Government.</w:t>
      </w:r>
      <w:ins w:id="558" w:author="Aryan Sharma" w:date="2026-09-15T17:29:00Z" w16du:dateUtc="2026-09-15T11:59:00Z">
        <w:r w:rsidR="00A607B5">
          <w:rPr>
            <w:rStyle w:val="FootnoteReference"/>
            <w:rFonts w:ascii="Garamond" w:hAnsi="Garamond"/>
          </w:rPr>
          <w:footnoteReference w:id="47"/>
        </w:r>
      </w:ins>
    </w:p>
    <w:p w14:paraId="18872295" w14:textId="25957AE7" w:rsidR="00C277F3" w:rsidRPr="003A699F" w:rsidRDefault="00C277F3" w:rsidP="00CB565B">
      <w:pPr>
        <w:pStyle w:val="ListParagraph"/>
        <w:numPr>
          <w:ilvl w:val="1"/>
          <w:numId w:val="18"/>
        </w:numPr>
        <w:contextualSpacing w:val="0"/>
        <w:rPr>
          <w:rFonts w:ascii="Garamond" w:hAnsi="Garamond"/>
        </w:rPr>
      </w:pPr>
      <w:r>
        <w:rPr>
          <w:rFonts w:ascii="Garamond" w:hAnsi="Garamond"/>
          <w:b/>
          <w:bCs/>
        </w:rPr>
        <w:t>PMLA:</w:t>
      </w:r>
      <w:r>
        <w:rPr>
          <w:rFonts w:ascii="Garamond" w:hAnsi="Garamond"/>
        </w:rPr>
        <w:t xml:space="preserve"> </w:t>
      </w:r>
      <w:ins w:id="562" w:author="Aryan Sharma" w:date="2026-09-15T17:31:00Z">
        <w:r w:rsidR="00A607B5" w:rsidRPr="00A607B5">
          <w:rPr>
            <w:rFonts w:ascii="Garamond" w:hAnsi="Garamond"/>
          </w:rPr>
          <w:t>Under Section 5 PMLA, the ED may provisionally attach property believed to constitute proceeds of crime. The attachment is subject to confirmation by the Adjudicating Authority under Section 8. Section 8(8) permits the Special Court to restore such property to a claimant with a legitimate interest who has suffered quantifiable loss, acted in good faith, taken reasonable precautions and was not involved in money-laundering. GPB may also seek restoration during trial after charges are framed, subject to consideration of legitimate claims</w:t>
        </w:r>
      </w:ins>
      <w:ins w:id="563" w:author="Aryan Sharma" w:date="2026-09-15T17:32:00Z" w16du:dateUtc="2026-09-15T12:02:00Z">
        <w:r w:rsidR="00A607B5">
          <w:rPr>
            <w:rFonts w:ascii="Garamond" w:hAnsi="Garamond"/>
          </w:rPr>
          <w:t xml:space="preserve"> of other persons</w:t>
        </w:r>
      </w:ins>
      <w:ins w:id="564" w:author="Aryan Sharma" w:date="2026-09-15T17:31:00Z">
        <w:r w:rsidR="00A607B5" w:rsidRPr="00A607B5">
          <w:rPr>
            <w:rFonts w:ascii="Garamond" w:hAnsi="Garamond"/>
          </w:rPr>
          <w:t>.</w:t>
        </w:r>
      </w:ins>
      <w:ins w:id="565" w:author="Vedanshi Mishra" w:date="2026-09-15T14:19:00Z">
        <w:del w:id="566" w:author="Aryan Sharma" w:date="2026-09-15T17:31:00Z" w16du:dateUtc="2026-09-15T12:01:00Z">
          <w:r w:rsidR="00A37C54" w:rsidRPr="00A37C54" w:rsidDel="00A607B5">
            <w:rPr>
              <w:rFonts w:ascii="Garamond" w:hAnsi="Garamond"/>
            </w:rPr>
            <w:delText>Under Section 5 of the PMLA, where the ED has reason to believe that a person possesses proceeds of crime, it may provisionally attach such property. Th</w:delText>
          </w:r>
        </w:del>
      </w:ins>
      <w:ins w:id="567" w:author="Vedanshi Mishra" w:date="2026-09-15T14:19:00Z" w16du:dateUtc="2026-09-15T08:49:00Z">
        <w:del w:id="568" w:author="Aryan Sharma" w:date="2026-09-15T17:31:00Z" w16du:dateUtc="2026-09-15T12:01:00Z">
          <w:r w:rsidR="00A37C54" w:rsidDel="00A607B5">
            <w:rPr>
              <w:rFonts w:ascii="Garamond" w:hAnsi="Garamond"/>
            </w:rPr>
            <w:delText>is</w:delText>
          </w:r>
        </w:del>
      </w:ins>
      <w:ins w:id="569" w:author="Vedanshi Mishra" w:date="2026-09-15T14:19:00Z">
        <w:del w:id="570" w:author="Aryan Sharma" w:date="2026-09-15T17:31:00Z" w16du:dateUtc="2026-09-15T12:01:00Z">
          <w:r w:rsidR="00A37C54" w:rsidRPr="00A37C54" w:rsidDel="00A607B5">
            <w:rPr>
              <w:rFonts w:ascii="Garamond" w:hAnsi="Garamond"/>
            </w:rPr>
            <w:delText xml:space="preserve"> attachment is thereafter considered by the </w:delText>
          </w:r>
        </w:del>
      </w:ins>
      <w:ins w:id="571" w:author="Vedanshi Mishra" w:date="2026-09-15T14:49:00Z" w16du:dateUtc="2026-09-15T09:19:00Z">
        <w:del w:id="572" w:author="Aryan Sharma" w:date="2026-09-15T17:31:00Z" w16du:dateUtc="2026-09-15T12:01:00Z">
          <w:r w:rsidR="002916F1" w:rsidDel="00A607B5">
            <w:rPr>
              <w:rFonts w:ascii="Garamond" w:hAnsi="Garamond"/>
            </w:rPr>
            <w:delText xml:space="preserve">Adjudicating Authority </w:delText>
          </w:r>
        </w:del>
      </w:ins>
      <w:ins w:id="573" w:author="Vedanshi Mishra" w:date="2026-09-15T14:19:00Z">
        <w:del w:id="574" w:author="Aryan Sharma" w:date="2026-09-15T17:31:00Z" w16du:dateUtc="2026-09-15T12:01:00Z">
          <w:r w:rsidR="00A37C54" w:rsidRPr="00A37C54" w:rsidDel="00A607B5">
            <w:rPr>
              <w:rFonts w:ascii="Garamond" w:hAnsi="Garamond"/>
            </w:rPr>
            <w:delText>under Section 8</w:delText>
          </w:r>
        </w:del>
      </w:ins>
      <w:ins w:id="575" w:author="Vedanshi Mishra" w:date="2026-09-15T14:31:00Z" w16du:dateUtc="2026-09-15T09:01:00Z">
        <w:del w:id="576" w:author="Aryan Sharma" w:date="2026-09-15T17:31:00Z" w16du:dateUtc="2026-09-15T12:01:00Z">
          <w:r w:rsidR="003140D0" w:rsidDel="00A607B5">
            <w:rPr>
              <w:rFonts w:ascii="Garamond" w:hAnsi="Garamond"/>
            </w:rPr>
            <w:delText xml:space="preserve"> of the PMLA</w:delText>
          </w:r>
        </w:del>
      </w:ins>
      <w:ins w:id="577" w:author="Vedanshi Mishra" w:date="2026-09-15T14:19:00Z">
        <w:del w:id="578" w:author="Aryan Sharma" w:date="2026-09-15T17:31:00Z" w16du:dateUtc="2026-09-15T12:01:00Z">
          <w:r w:rsidR="00A37C54" w:rsidRPr="00A37C54" w:rsidDel="00A607B5">
            <w:rPr>
              <w:rFonts w:ascii="Garamond" w:hAnsi="Garamond"/>
            </w:rPr>
            <w:delText>, which may confirm the attachment after notice and hearing. Under Section 8(8)</w:delText>
          </w:r>
        </w:del>
      </w:ins>
      <w:ins w:id="579" w:author="Vedanshi Mishra" w:date="2026-09-15T14:31:00Z" w16du:dateUtc="2026-09-15T09:01:00Z">
        <w:del w:id="580" w:author="Aryan Sharma" w:date="2026-09-15T17:31:00Z" w16du:dateUtc="2026-09-15T12:01:00Z">
          <w:r w:rsidR="003140D0" w:rsidDel="00A607B5">
            <w:rPr>
              <w:rFonts w:ascii="Garamond" w:hAnsi="Garamond"/>
            </w:rPr>
            <w:delText xml:space="preserve"> of the </w:delText>
          </w:r>
        </w:del>
      </w:ins>
      <w:ins w:id="581" w:author="Vedanshi Mishra" w:date="2026-09-15T14:32:00Z" w16du:dateUtc="2026-09-15T09:02:00Z">
        <w:del w:id="582" w:author="Aryan Sharma" w:date="2026-09-15T17:31:00Z" w16du:dateUtc="2026-09-15T12:01:00Z">
          <w:r w:rsidR="003140D0" w:rsidDel="00A607B5">
            <w:rPr>
              <w:rFonts w:ascii="Garamond" w:hAnsi="Garamond"/>
            </w:rPr>
            <w:delText>PMLA</w:delText>
          </w:r>
        </w:del>
      </w:ins>
      <w:ins w:id="583" w:author="Vedanshi Mishra" w:date="2026-09-15T14:19:00Z">
        <w:del w:id="584" w:author="Aryan Sharma" w:date="2026-09-15T17:31:00Z" w16du:dateUtc="2026-09-15T12:01:00Z">
          <w:r w:rsidR="00A37C54" w:rsidRPr="00A37C54" w:rsidDel="00A607B5">
            <w:rPr>
              <w:rFonts w:ascii="Garamond" w:hAnsi="Garamond"/>
            </w:rPr>
            <w:delText>, the Special Court may restore property to a claimant with a legitimate interest who has suffered a quantifiable loss, acted in good faith, taken reasonable precautions and is not involved in money laundering. GPB would need to establish these requirements. GPB may also seek restoration during the pendency of the PMLA trial after framing of charges, in which case the Special Court may invite and consider claims of other persons having a legitimate interest in the property before ordering restoration.</w:delText>
          </w:r>
        </w:del>
      </w:ins>
      <w:ins w:id="585" w:author="Vedanshi Mishra" w:date="2026-09-15T14:20:00Z" w16du:dateUtc="2026-09-15T08:50:00Z">
        <w:r w:rsidR="009A56C5">
          <w:rPr>
            <w:rStyle w:val="FootnoteReference"/>
            <w:rFonts w:ascii="Garamond" w:hAnsi="Garamond"/>
          </w:rPr>
          <w:footnoteReference w:id="48"/>
        </w:r>
        <w:r w:rsidR="009A56C5">
          <w:rPr>
            <w:rFonts w:ascii="Garamond" w:hAnsi="Garamond"/>
          </w:rPr>
          <w:t xml:space="preserve"> </w:t>
        </w:r>
      </w:ins>
      <w:del w:id="600" w:author="Vedanshi Mishra" w:date="2026-09-15T14:19:00Z" w16du:dateUtc="2026-09-15T08:49:00Z">
        <w:r w:rsidDel="00A37C54">
          <w:rPr>
            <w:rFonts w:ascii="Garamond" w:hAnsi="Garamond"/>
          </w:rPr>
          <w:delText xml:space="preserve">Where a scheduled </w:delText>
        </w:r>
      </w:del>
      <w:del w:id="601" w:author="Vedanshi Mishra" w:date="2026-09-15T14:06:00Z" w16du:dateUtc="2026-09-15T08:36:00Z">
        <w:r w:rsidDel="00703AD4">
          <w:rPr>
            <w:rFonts w:ascii="Garamond" w:hAnsi="Garamond"/>
          </w:rPr>
          <w:delText xml:space="preserve">predicate </w:delText>
        </w:r>
      </w:del>
      <w:del w:id="602" w:author="Vedanshi Mishra" w:date="2026-09-15T14:19:00Z" w16du:dateUtc="2026-09-15T08:49:00Z">
        <w:r w:rsidDel="00A37C54">
          <w:rPr>
            <w:rFonts w:ascii="Garamond" w:hAnsi="Garamond"/>
          </w:rPr>
          <w:delText>offence and the elements of money laundering are established, the Enforcement Directorate may attach property involved in money laundering. Under Section 8(8), the Special Court may restore property to a good-faith claimant with a legitimate interest and quantifiable loss. GPB would need to prove those requirements.</w:delText>
        </w:r>
        <w:r w:rsidR="00142F56" w:rsidDel="00A37C54">
          <w:rPr>
            <w:rFonts w:ascii="Garamond" w:hAnsi="Garamond"/>
          </w:rPr>
          <w:delText xml:space="preserve"> </w:delText>
        </w:r>
      </w:del>
      <w:ins w:id="603" w:author="Vedanshi Mishra" w:date="2026-09-15T14:16:00Z" w16du:dateUtc="2026-09-15T08:46:00Z">
        <w:r w:rsidR="00A37C54">
          <w:rPr>
            <w:rFonts w:ascii="Garamond" w:hAnsi="Garamond"/>
          </w:rPr>
          <w:t xml:space="preserve"> </w:t>
        </w:r>
      </w:ins>
    </w:p>
    <w:p w14:paraId="47774B49" w14:textId="5E52E738" w:rsidR="00FD6A94" w:rsidRPr="003A699F" w:rsidDel="009B3976" w:rsidRDefault="000B4132" w:rsidP="00C277F3">
      <w:pPr>
        <w:pStyle w:val="ListParagraph"/>
        <w:numPr>
          <w:ilvl w:val="1"/>
          <w:numId w:val="18"/>
        </w:numPr>
        <w:contextualSpacing w:val="0"/>
        <w:rPr>
          <w:del w:id="604" w:author="Aryan Sharma" w:date="2026-09-15T17:43:00Z" w16du:dateUtc="2026-09-15T12:13:00Z"/>
          <w:rFonts w:ascii="Garamond" w:hAnsi="Garamond"/>
        </w:rPr>
      </w:pPr>
      <w:r>
        <w:rPr>
          <w:rFonts w:ascii="Garamond" w:hAnsi="Garamond"/>
          <w:b/>
          <w:bCs/>
        </w:rPr>
        <w:t>Recovery following conviction:</w:t>
      </w:r>
      <w:r>
        <w:rPr>
          <w:rFonts w:ascii="Garamond" w:hAnsi="Garamond"/>
        </w:rPr>
        <w:t xml:space="preserve"> Under Section 395 </w:t>
      </w:r>
      <w:ins w:id="605" w:author="Vedanshi Mishra" w:date="2026-09-15T14:32:00Z" w16du:dateUtc="2026-09-15T09:02:00Z">
        <w:r w:rsidR="003140D0">
          <w:rPr>
            <w:rFonts w:ascii="Garamond" w:hAnsi="Garamond"/>
          </w:rPr>
          <w:t xml:space="preserve">of the </w:t>
        </w:r>
      </w:ins>
      <w:r>
        <w:rPr>
          <w:rFonts w:ascii="Garamond" w:hAnsi="Garamond"/>
        </w:rPr>
        <w:t>BNSS, the court may direct that a fine be applied towards compensation or order Mr Sood to pay compensation directly. An unpaid</w:t>
      </w:r>
      <w:ins w:id="606" w:author="Vedanshi Mishra" w:date="2026-09-15T15:03:00Z" w16du:dateUtc="2026-09-15T09:33:00Z">
        <w:r w:rsidR="004462E6">
          <w:rPr>
            <w:rFonts w:ascii="Garamond" w:hAnsi="Garamond"/>
          </w:rPr>
          <w:t xml:space="preserve"> compensati</w:t>
        </w:r>
      </w:ins>
      <w:ins w:id="607" w:author="Vedanshi Mishra" w:date="2026-09-15T15:04:00Z" w16du:dateUtc="2026-09-15T09:34:00Z">
        <w:r w:rsidR="004462E6">
          <w:rPr>
            <w:rFonts w:ascii="Garamond" w:hAnsi="Garamond"/>
          </w:rPr>
          <w:t>on</w:t>
        </w:r>
      </w:ins>
      <w:del w:id="608" w:author="Vedanshi Mishra" w:date="2026-09-15T15:03:00Z" w16du:dateUtc="2026-09-15T09:33:00Z">
        <w:r w:rsidDel="004462E6">
          <w:rPr>
            <w:rFonts w:ascii="Garamond" w:hAnsi="Garamond"/>
          </w:rPr>
          <w:delText xml:space="preserve"> award</w:delText>
        </w:r>
      </w:del>
      <w:r>
        <w:rPr>
          <w:rFonts w:ascii="Garamond" w:hAnsi="Garamond"/>
        </w:rPr>
        <w:t xml:space="preserve"> may be recovered as a fine, including through attachment and sale of movable property or recovery through the Collector.</w:t>
      </w:r>
      <w:r>
        <w:rPr>
          <w:rStyle w:val="FootnoteReference"/>
        </w:rPr>
        <w:footnoteReference w:id="49"/>
      </w:r>
      <w:ins w:id="611" w:author="Aryan Sharma" w:date="2026-09-15T17:43:00Z" w16du:dateUtc="2026-09-15T12:13:00Z">
        <w:r w:rsidR="009B3976" w:rsidRPr="009B3976">
          <w:rPr>
            <w:rFonts w:ascii="Garamond" w:hAnsi="Garamond"/>
          </w:rPr>
          <w:t xml:space="preserve"> </w:t>
        </w:r>
        <w:r w:rsidR="009B3976" w:rsidRPr="00375602">
          <w:rPr>
            <w:rFonts w:ascii="Garamond" w:hAnsi="Garamond"/>
          </w:rPr>
          <w:t>GPB may continue civil proceedings for the same loss, but the civil court must account for compensation already recovered to prevent double recovery.</w:t>
        </w:r>
        <w:r w:rsidR="009B3976">
          <w:rPr>
            <w:rStyle w:val="FootnoteReference"/>
            <w:rFonts w:ascii="Garamond" w:hAnsi="Garamond"/>
          </w:rPr>
          <w:footnoteReference w:id="50"/>
        </w:r>
      </w:ins>
      <w:del w:id="614" w:author="Aryan Sharma" w:date="2026-09-15T17:35:00Z" w16du:dateUtc="2026-09-15T12:05:00Z">
        <w:r w:rsidDel="00A607B5">
          <w:rPr>
            <w:rStyle w:val="FootnoteReference"/>
          </w:rPr>
          <w:footnoteReference w:id="51"/>
        </w:r>
      </w:del>
    </w:p>
    <w:p w14:paraId="34D34BEA" w14:textId="0107B9DC" w:rsidR="00C277F3" w:rsidRPr="009B3976" w:rsidRDefault="00FD6A94" w:rsidP="009B3976">
      <w:pPr>
        <w:pStyle w:val="ListParagraph"/>
        <w:numPr>
          <w:ilvl w:val="1"/>
          <w:numId w:val="18"/>
        </w:numPr>
        <w:contextualSpacing w:val="0"/>
        <w:rPr>
          <w:rFonts w:ascii="Garamond" w:hAnsi="Garamond"/>
          <w:rPrChange w:id="617" w:author="Aryan Sharma" w:date="2026-09-15T17:43:00Z" w16du:dateUtc="2026-09-15T12:13:00Z">
            <w:rPr/>
          </w:rPrChange>
        </w:rPr>
      </w:pPr>
      <w:del w:id="618" w:author="Aryan Sharma" w:date="2026-09-15T17:43:00Z" w16du:dateUtc="2026-09-15T12:13:00Z">
        <w:r w:rsidRPr="009B3976" w:rsidDel="009B3976">
          <w:rPr>
            <w:rFonts w:ascii="Garamond" w:hAnsi="Garamond"/>
            <w:rPrChange w:id="619" w:author="Aryan Sharma" w:date="2026-09-15T17:43:00Z" w16du:dateUtc="2026-09-15T12:13:00Z">
              <w:rPr/>
            </w:rPrChange>
          </w:rPr>
          <w:delText>GPB may continue civil proceedings for the same loss, but the civil court must account for compensation already recovered to prevent double recovery.</w:delText>
        </w:r>
      </w:del>
    </w:p>
    <w:p w14:paraId="25DC5249" w14:textId="395B4E13" w:rsidR="00CB3C3A" w:rsidRPr="003A699F" w:rsidRDefault="00C277F3" w:rsidP="00C277F3">
      <w:pPr>
        <w:pStyle w:val="ListParagraph"/>
        <w:numPr>
          <w:ilvl w:val="1"/>
          <w:numId w:val="18"/>
        </w:numPr>
        <w:contextualSpacing w:val="0"/>
        <w:rPr>
          <w:rFonts w:ascii="Garamond" w:hAnsi="Garamond"/>
        </w:rPr>
      </w:pPr>
      <w:r>
        <w:rPr>
          <w:rFonts w:ascii="Garamond" w:hAnsi="Garamond"/>
          <w:b/>
          <w:bCs/>
        </w:rPr>
        <w:t>Attachment where Mr Sood is absconding:</w:t>
      </w:r>
      <w:r>
        <w:rPr>
          <w:rFonts w:ascii="Garamond" w:hAnsi="Garamond"/>
        </w:rPr>
        <w:t xml:space="preserve"> After a warrant and proclamation, the court may attach his movable or immovable property under Sections 84 and 85 </w:t>
      </w:r>
      <w:ins w:id="620" w:author="Vedanshi Mishra" w:date="2026-09-15T14:32:00Z" w16du:dateUtc="2026-09-15T09:02:00Z">
        <w:r w:rsidR="003140D0">
          <w:rPr>
            <w:rFonts w:ascii="Garamond" w:hAnsi="Garamond"/>
          </w:rPr>
          <w:t xml:space="preserve">of the </w:t>
        </w:r>
      </w:ins>
      <w:r>
        <w:rPr>
          <w:rFonts w:ascii="Garamond" w:hAnsi="Garamond"/>
        </w:rPr>
        <w:t>BNSS. This secures his appearance but does not itself give GPB a right to payment.</w:t>
      </w:r>
    </w:p>
    <w:p w14:paraId="3828CA9A" w14:textId="77777777" w:rsidR="00733AD0" w:rsidRPr="003A699F" w:rsidRDefault="00733AD0" w:rsidP="00733AD0">
      <w:pPr>
        <w:pStyle w:val="Heading1"/>
        <w:rPr>
          <w:rFonts w:ascii="Garamond" w:hAnsi="Garamond"/>
          <w:caps w:val="0"/>
          <w:szCs w:val="20"/>
          <w:lang w:val="en-IN"/>
        </w:rPr>
      </w:pPr>
      <w:bookmarkStart w:id="621" w:name="_Toc234258234"/>
      <w:r w:rsidRPr="003A699F">
        <w:rPr>
          <w:rFonts w:ascii="Garamond" w:hAnsi="Garamond"/>
          <w:caps w:val="0"/>
          <w:szCs w:val="20"/>
          <w:lang w:val="en-IN"/>
        </w:rPr>
        <w:t>QUESTION 4: PRIORITY AGAINST CIVIL PROCEEDINGS</w:t>
      </w:r>
    </w:p>
    <w:p w14:paraId="0FF13FE7" w14:textId="77777777" w:rsidR="00733AD0" w:rsidRPr="003A699F" w:rsidRDefault="00733AD0" w:rsidP="00733AD0">
      <w:pPr>
        <w:pStyle w:val="ListParagraph"/>
        <w:numPr>
          <w:ilvl w:val="0"/>
          <w:numId w:val="18"/>
        </w:numPr>
        <w:ind w:left="357" w:hanging="357"/>
        <w:contextualSpacing w:val="0"/>
        <w:rPr>
          <w:rFonts w:ascii="Garamond" w:hAnsi="Garamond"/>
        </w:rPr>
      </w:pPr>
      <w:r>
        <w:rPr>
          <w:rFonts w:ascii="Garamond" w:hAnsi="Garamond"/>
        </w:rPr>
        <w:t>Civil and criminal attachments may generally coexist. The position changes upon final forfeiture or confiscation, when title may pass to the Government. A prior secured proprietary interest may receive separate protection.</w:t>
      </w:r>
    </w:p>
    <w:p w14:paraId="352D3F1C" w14:textId="171D1E09" w:rsidR="00733AD0" w:rsidRPr="003A699F" w:rsidRDefault="00B45964" w:rsidP="00733AD0">
      <w:pPr>
        <w:pStyle w:val="ListParagraph"/>
        <w:numPr>
          <w:ilvl w:val="0"/>
          <w:numId w:val="18"/>
        </w:numPr>
        <w:ind w:left="357" w:hanging="357"/>
        <w:contextualSpacing w:val="0"/>
        <w:rPr>
          <w:rFonts w:ascii="Garamond" w:hAnsi="Garamond"/>
        </w:rPr>
      </w:pPr>
      <w:r>
        <w:rPr>
          <w:rFonts w:ascii="Garamond" w:hAnsi="Garamond"/>
        </w:rPr>
        <w:t>“</w:t>
      </w:r>
      <w:r w:rsidR="00733AD0">
        <w:rPr>
          <w:rFonts w:ascii="Garamond" w:hAnsi="Garamond"/>
        </w:rPr>
        <w:t>Attachment</w:t>
      </w:r>
      <w:r>
        <w:rPr>
          <w:rFonts w:ascii="Garamond" w:hAnsi="Garamond"/>
        </w:rPr>
        <w:t>”</w:t>
      </w:r>
      <w:r w:rsidR="00733AD0">
        <w:rPr>
          <w:rFonts w:ascii="Garamond" w:hAnsi="Garamond"/>
        </w:rPr>
        <w:t xml:space="preserve"> must be distinguished from final </w:t>
      </w:r>
      <w:r>
        <w:rPr>
          <w:rFonts w:ascii="Garamond" w:hAnsi="Garamond"/>
        </w:rPr>
        <w:t>“</w:t>
      </w:r>
      <w:r w:rsidR="00733AD0">
        <w:rPr>
          <w:rFonts w:ascii="Garamond" w:hAnsi="Garamond"/>
        </w:rPr>
        <w:t>forfeiture</w:t>
      </w:r>
      <w:r>
        <w:rPr>
          <w:rFonts w:ascii="Garamond" w:hAnsi="Garamond"/>
        </w:rPr>
        <w:t>”</w:t>
      </w:r>
      <w:r w:rsidR="00733AD0">
        <w:rPr>
          <w:rFonts w:ascii="Garamond" w:hAnsi="Garamond"/>
        </w:rPr>
        <w:t xml:space="preserve"> or </w:t>
      </w:r>
      <w:r>
        <w:rPr>
          <w:rFonts w:ascii="Garamond" w:hAnsi="Garamond"/>
        </w:rPr>
        <w:t>“</w:t>
      </w:r>
      <w:r w:rsidR="00733AD0">
        <w:rPr>
          <w:rFonts w:ascii="Garamond" w:hAnsi="Garamond"/>
        </w:rPr>
        <w:t>confiscation</w:t>
      </w:r>
      <w:r>
        <w:rPr>
          <w:rFonts w:ascii="Garamond" w:hAnsi="Garamond"/>
        </w:rPr>
        <w:t>”</w:t>
      </w:r>
      <w:r w:rsidR="00733AD0">
        <w:rPr>
          <w:rFonts w:ascii="Garamond" w:hAnsi="Garamond"/>
        </w:rPr>
        <w:t>. Attachment restrains dealings but does not transfer title; confiscation may vest title in the Government free from encumbrances.</w:t>
      </w:r>
      <w:r w:rsidR="00733AD0">
        <w:rPr>
          <w:rStyle w:val="FootnoteReference"/>
        </w:rPr>
        <w:footnoteReference w:id="52"/>
      </w:r>
    </w:p>
    <w:p w14:paraId="23DAE5DF" w14:textId="77777777" w:rsidR="00733AD0" w:rsidRPr="003A699F" w:rsidRDefault="00733AD0" w:rsidP="00ED3F20">
      <w:pPr>
        <w:pStyle w:val="Heading2"/>
        <w:numPr>
          <w:ilvl w:val="0"/>
          <w:numId w:val="35"/>
        </w:numPr>
        <w:rPr>
          <w:szCs w:val="20"/>
        </w:rPr>
      </w:pPr>
      <w:r w:rsidRPr="003A699F">
        <w:rPr>
          <w:szCs w:val="20"/>
        </w:rPr>
        <w:t>Attachment pursuant to Russian Criminal Proceedings</w:t>
      </w:r>
    </w:p>
    <w:p w14:paraId="1FB1678B" w14:textId="77777777" w:rsidR="00733AD0" w:rsidRPr="003A699F" w:rsidRDefault="00733AD0" w:rsidP="00733AD0">
      <w:pPr>
        <w:pStyle w:val="ListParagraph"/>
        <w:numPr>
          <w:ilvl w:val="0"/>
          <w:numId w:val="18"/>
        </w:numPr>
        <w:ind w:left="357" w:hanging="357"/>
        <w:contextualSpacing w:val="0"/>
        <w:rPr>
          <w:rFonts w:ascii="Garamond" w:hAnsi="Garamond"/>
        </w:rPr>
      </w:pPr>
      <w:r>
        <w:rPr>
          <w:rFonts w:ascii="Garamond" w:hAnsi="Garamond"/>
        </w:rPr>
        <w:t>The same distinction applies whether the attachment arises from a Russian MLAT request or an independent Indian case.</w:t>
      </w:r>
    </w:p>
    <w:p w14:paraId="73DDF691" w14:textId="1E44320F" w:rsidR="00733AD0" w:rsidRPr="003A699F" w:rsidRDefault="00733AD0" w:rsidP="00733AD0">
      <w:pPr>
        <w:pStyle w:val="ListParagraph"/>
        <w:numPr>
          <w:ilvl w:val="0"/>
          <w:numId w:val="18"/>
        </w:numPr>
        <w:ind w:left="357" w:hanging="357"/>
        <w:contextualSpacing w:val="0"/>
        <w:rPr>
          <w:rFonts w:ascii="Garamond" w:hAnsi="Garamond"/>
        </w:rPr>
      </w:pPr>
      <w:r>
        <w:rPr>
          <w:rFonts w:ascii="Garamond" w:hAnsi="Garamond"/>
        </w:rPr>
        <w:lastRenderedPageBreak/>
        <w:t xml:space="preserve">An interim attachment under Section 117 </w:t>
      </w:r>
      <w:ins w:id="624" w:author="Vedanshi Mishra" w:date="2026-09-15T14:32:00Z" w16du:dateUtc="2026-09-15T09:02:00Z">
        <w:r w:rsidR="003140D0">
          <w:rPr>
            <w:rFonts w:ascii="Garamond" w:hAnsi="Garamond"/>
          </w:rPr>
          <w:t xml:space="preserve">of the </w:t>
        </w:r>
      </w:ins>
      <w:r>
        <w:rPr>
          <w:rFonts w:ascii="Garamond" w:hAnsi="Garamond"/>
        </w:rPr>
        <w:t>BNSS preserves the asset without transferring title. A civil injunction and criminal attachment may therefore coexist. However, a later civil execution order cannot authorise a transfer that defeats the criminal restraint.</w:t>
      </w:r>
    </w:p>
    <w:p w14:paraId="254905EC" w14:textId="035CA897" w:rsidR="00733AD0" w:rsidRPr="003A699F" w:rsidDel="009B3976" w:rsidRDefault="00733AD0" w:rsidP="00733AD0">
      <w:pPr>
        <w:pStyle w:val="ListParagraph"/>
        <w:numPr>
          <w:ilvl w:val="0"/>
          <w:numId w:val="18"/>
        </w:numPr>
        <w:ind w:left="357" w:hanging="357"/>
        <w:contextualSpacing w:val="0"/>
        <w:rPr>
          <w:del w:id="625" w:author="Aryan Sharma" w:date="2026-09-15T17:39:00Z" w16du:dateUtc="2026-09-15T12:09:00Z"/>
          <w:rFonts w:ascii="Garamond" w:hAnsi="Garamond"/>
        </w:rPr>
      </w:pPr>
      <w:r>
        <w:rPr>
          <w:rFonts w:ascii="Garamond" w:hAnsi="Garamond"/>
        </w:rPr>
        <w:t xml:space="preserve">Once property is finally forfeited under Section 120(3) </w:t>
      </w:r>
      <w:ins w:id="626" w:author="Vedanshi Mishra" w:date="2026-09-15T14:32:00Z" w16du:dateUtc="2026-09-15T09:02:00Z">
        <w:r w:rsidR="003140D0">
          <w:rPr>
            <w:rFonts w:ascii="Garamond" w:hAnsi="Garamond"/>
          </w:rPr>
          <w:t>of</w:t>
        </w:r>
      </w:ins>
      <w:ins w:id="627" w:author="Vedanshi Mishra" w:date="2026-09-15T14:33:00Z" w16du:dateUtc="2026-09-15T09:03:00Z">
        <w:r w:rsidR="003140D0">
          <w:rPr>
            <w:rFonts w:ascii="Garamond" w:hAnsi="Garamond"/>
          </w:rPr>
          <w:t xml:space="preserve"> the </w:t>
        </w:r>
      </w:ins>
      <w:r>
        <w:rPr>
          <w:rFonts w:ascii="Garamond" w:hAnsi="Garamond"/>
        </w:rPr>
        <w:t>BNSS, it vests in the Government of India free from encumbrances. Civil relief dependent on Mr Sood retaining ownership can no longer operate against that property.</w:t>
      </w:r>
      <w:ins w:id="628" w:author="Aryan Sharma" w:date="2026-09-15T17:39:00Z" w16du:dateUtc="2026-09-15T12:09:00Z">
        <w:r w:rsidR="009B3976">
          <w:rPr>
            <w:rFonts w:ascii="Garamond" w:hAnsi="Garamond"/>
          </w:rPr>
          <w:t xml:space="preserve"> </w:t>
        </w:r>
      </w:ins>
    </w:p>
    <w:p w14:paraId="7D750247" w14:textId="77777777" w:rsidR="00733AD0" w:rsidRPr="009B3976" w:rsidRDefault="00733AD0" w:rsidP="009B3976">
      <w:pPr>
        <w:pStyle w:val="ListParagraph"/>
        <w:numPr>
          <w:ilvl w:val="0"/>
          <w:numId w:val="18"/>
        </w:numPr>
        <w:ind w:left="357" w:hanging="357"/>
        <w:contextualSpacing w:val="0"/>
        <w:rPr>
          <w:rFonts w:ascii="Garamond" w:hAnsi="Garamond"/>
          <w:rPrChange w:id="629" w:author="Aryan Sharma" w:date="2026-09-15T17:39:00Z" w16du:dateUtc="2026-09-15T12:09:00Z">
            <w:rPr/>
          </w:rPrChange>
        </w:rPr>
      </w:pPr>
      <w:r w:rsidRPr="009B3976">
        <w:rPr>
          <w:rFonts w:ascii="Garamond" w:hAnsi="Garamond"/>
          <w:rPrChange w:id="630" w:author="Aryan Sharma" w:date="2026-09-15T17:39:00Z" w16du:dateUtc="2026-09-15T12:09:00Z">
            <w:rPr/>
          </w:rPrChange>
        </w:rPr>
        <w:t>Accordingly, interim attachment does not automatically defeat civil proceedings, but final forfeiture ordinarily takes the asset beyond their reach.</w:t>
      </w:r>
    </w:p>
    <w:p w14:paraId="0CE54BF1" w14:textId="77777777" w:rsidR="00733AD0" w:rsidRPr="003A699F" w:rsidRDefault="00733AD0" w:rsidP="00ED3F20">
      <w:pPr>
        <w:pStyle w:val="Heading2"/>
        <w:rPr>
          <w:szCs w:val="20"/>
        </w:rPr>
      </w:pPr>
      <w:r w:rsidRPr="003A699F">
        <w:rPr>
          <w:szCs w:val="20"/>
        </w:rPr>
        <w:t>Attachment under separate Indian Criminal Proceedings</w:t>
      </w:r>
    </w:p>
    <w:p w14:paraId="539F10A0" w14:textId="7779D5D0" w:rsidR="00733AD0" w:rsidRPr="003A699F" w:rsidDel="009B3976" w:rsidRDefault="00733AD0" w:rsidP="00733AD0">
      <w:pPr>
        <w:pStyle w:val="ListParagraph"/>
        <w:numPr>
          <w:ilvl w:val="0"/>
          <w:numId w:val="18"/>
        </w:numPr>
        <w:ind w:left="357" w:hanging="357"/>
        <w:contextualSpacing w:val="0"/>
        <w:rPr>
          <w:del w:id="631" w:author="Aryan Sharma" w:date="2026-09-15T17:40:00Z" w16du:dateUtc="2026-09-15T12:10:00Z"/>
          <w:rFonts w:ascii="Garamond" w:hAnsi="Garamond"/>
        </w:rPr>
      </w:pPr>
      <w:r>
        <w:rPr>
          <w:rFonts w:ascii="Garamond" w:hAnsi="Garamond"/>
        </w:rPr>
        <w:t xml:space="preserve">The same principles apply to attachment under Section 107 </w:t>
      </w:r>
      <w:ins w:id="632" w:author="Vedanshi Mishra" w:date="2026-09-15T14:33:00Z" w16du:dateUtc="2026-09-15T09:03:00Z">
        <w:r w:rsidR="003140D0">
          <w:rPr>
            <w:rFonts w:ascii="Garamond" w:hAnsi="Garamond"/>
          </w:rPr>
          <w:t xml:space="preserve">of the </w:t>
        </w:r>
      </w:ins>
      <w:r>
        <w:rPr>
          <w:rFonts w:ascii="Garamond" w:hAnsi="Garamond"/>
        </w:rPr>
        <w:t>BNSS or the PMLA.</w:t>
      </w:r>
      <w:ins w:id="633" w:author="Aryan Sharma" w:date="2026-09-15T17:40:00Z" w16du:dateUtc="2026-09-15T12:10:00Z">
        <w:r w:rsidR="009B3976">
          <w:rPr>
            <w:rFonts w:ascii="Garamond" w:hAnsi="Garamond"/>
          </w:rPr>
          <w:t xml:space="preserve"> </w:t>
        </w:r>
      </w:ins>
    </w:p>
    <w:p w14:paraId="184DAD2F" w14:textId="5356D71C" w:rsidR="00733AD0" w:rsidRPr="009B3976" w:rsidRDefault="00733AD0" w:rsidP="009B3976">
      <w:pPr>
        <w:pStyle w:val="ListParagraph"/>
        <w:numPr>
          <w:ilvl w:val="0"/>
          <w:numId w:val="18"/>
        </w:numPr>
        <w:ind w:left="357" w:hanging="357"/>
        <w:contextualSpacing w:val="0"/>
        <w:rPr>
          <w:rFonts w:ascii="Garamond" w:hAnsi="Garamond"/>
          <w:rPrChange w:id="634" w:author="Aryan Sharma" w:date="2026-09-15T17:40:00Z" w16du:dateUtc="2026-09-15T12:10:00Z">
            <w:rPr/>
          </w:rPrChange>
        </w:rPr>
      </w:pPr>
      <w:r w:rsidRPr="009B3976">
        <w:rPr>
          <w:rFonts w:ascii="Garamond" w:hAnsi="Garamond"/>
          <w:rPrChange w:id="635" w:author="Aryan Sharma" w:date="2026-09-15T17:40:00Z" w16du:dateUtc="2026-09-15T12:10:00Z">
            <w:rPr/>
          </w:rPrChange>
        </w:rPr>
        <w:t xml:space="preserve">In </w:t>
      </w:r>
      <w:r w:rsidRPr="009B3976">
        <w:rPr>
          <w:rFonts w:ascii="Garamond" w:hAnsi="Garamond"/>
          <w:i/>
          <w:iCs/>
          <w:rPrChange w:id="636" w:author="Aryan Sharma" w:date="2026-09-15T17:40:00Z" w16du:dateUtc="2026-09-15T12:10:00Z">
            <w:rPr>
              <w:i/>
              <w:iCs/>
            </w:rPr>
          </w:rPrChange>
        </w:rPr>
        <w:t>Rajiv Chakraborty v Directorate of Enforcement</w:t>
      </w:r>
      <w:r w:rsidRPr="009B3976">
        <w:rPr>
          <w:rFonts w:ascii="Garamond" w:hAnsi="Garamond"/>
          <w:rPrChange w:id="637" w:author="Aryan Sharma" w:date="2026-09-15T17:40:00Z" w16du:dateUtc="2026-09-15T12:10:00Z">
            <w:rPr/>
          </w:rPrChange>
        </w:rPr>
        <w:t>,</w:t>
      </w:r>
      <w:ins w:id="638" w:author="Vedanshi Mishra" w:date="2026-09-15T15:30:00Z" w16du:dateUtc="2026-09-15T10:00:00Z">
        <w:r w:rsidR="00BF4922">
          <w:rPr>
            <w:rStyle w:val="FootnoteReference"/>
            <w:rFonts w:ascii="Garamond" w:hAnsi="Garamond"/>
          </w:rPr>
          <w:footnoteReference w:id="53"/>
        </w:r>
      </w:ins>
      <w:r w:rsidRPr="009B3976">
        <w:rPr>
          <w:rFonts w:ascii="Garamond" w:hAnsi="Garamond"/>
          <w:rPrChange w:id="644" w:author="Aryan Sharma" w:date="2026-09-15T17:40:00Z" w16du:dateUtc="2026-09-15T12:10:00Z">
            <w:rPr/>
          </w:rPrChange>
        </w:rPr>
        <w:t xml:space="preserve"> the Delhi High Court held that PMLA attachment does not extinguish property rights or give the Enforcement Directorate a superior proprietary interest. In </w:t>
      </w:r>
      <w:r w:rsidRPr="009B3976">
        <w:rPr>
          <w:rFonts w:ascii="Garamond" w:hAnsi="Garamond"/>
          <w:i/>
          <w:iCs/>
          <w:rPrChange w:id="645" w:author="Aryan Sharma" w:date="2026-09-15T17:40:00Z" w16du:dateUtc="2026-09-15T12:10:00Z">
            <w:rPr>
              <w:i/>
              <w:iCs/>
            </w:rPr>
          </w:rPrChange>
        </w:rPr>
        <w:t>Axis Bank</w:t>
      </w:r>
      <w:r w:rsidRPr="009B3976">
        <w:rPr>
          <w:rFonts w:ascii="Garamond" w:hAnsi="Garamond"/>
          <w:rPrChange w:id="646" w:author="Aryan Sharma" w:date="2026-09-15T17:40:00Z" w16du:dateUtc="2026-09-15T12:10:00Z">
            <w:rPr/>
          </w:rPrChange>
        </w:rPr>
        <w:t>, the Court protected a secured creditor</w:t>
      </w:r>
      <w:r w:rsidR="00B45964" w:rsidRPr="009B3976">
        <w:rPr>
          <w:rFonts w:ascii="Garamond" w:hAnsi="Garamond"/>
          <w:rPrChange w:id="647" w:author="Aryan Sharma" w:date="2026-09-15T17:40:00Z" w16du:dateUtc="2026-09-15T12:10:00Z">
            <w:rPr/>
          </w:rPrChange>
        </w:rPr>
        <w:t>’</w:t>
      </w:r>
      <w:r w:rsidRPr="009B3976">
        <w:rPr>
          <w:rFonts w:ascii="Garamond" w:hAnsi="Garamond"/>
          <w:rPrChange w:id="648" w:author="Aryan Sharma" w:date="2026-09-15T17:40:00Z" w16du:dateUtc="2026-09-15T12:10:00Z">
            <w:rPr/>
          </w:rPrChange>
        </w:rPr>
        <w:t>s earlier proprietary interest, with the criminal attachment continuing against any surplus.</w:t>
      </w:r>
      <w:r>
        <w:rPr>
          <w:rStyle w:val="FootnoteReference"/>
        </w:rPr>
        <w:footnoteReference w:id="54"/>
      </w:r>
      <w:del w:id="652" w:author="Vedanshi Mishra" w:date="2026-09-15T15:30:00Z" w16du:dateUtc="2026-09-15T10:00:00Z">
        <w:r w:rsidDel="00BF4922">
          <w:rPr>
            <w:rStyle w:val="FootnoteReference"/>
          </w:rPr>
          <w:footnoteReference w:id="55"/>
        </w:r>
      </w:del>
    </w:p>
    <w:p w14:paraId="76F99C7E" w14:textId="62FDEEF5" w:rsidR="00733AD0" w:rsidRPr="003A699F" w:rsidRDefault="00733AD0" w:rsidP="00733AD0">
      <w:pPr>
        <w:pStyle w:val="ListParagraph"/>
        <w:numPr>
          <w:ilvl w:val="0"/>
          <w:numId w:val="18"/>
        </w:numPr>
        <w:ind w:left="357" w:hanging="357"/>
        <w:contextualSpacing w:val="0"/>
        <w:rPr>
          <w:rFonts w:ascii="Garamond" w:hAnsi="Garamond"/>
        </w:rPr>
      </w:pPr>
      <w:r>
        <w:rPr>
          <w:rFonts w:ascii="Garamond" w:hAnsi="Garamond"/>
        </w:rPr>
        <w:t>After final forfeiture or confiscation, the asset is no longer owned by Mr Sood and cannot satisfy GPB</w:t>
      </w:r>
      <w:r w:rsidR="00B45964">
        <w:rPr>
          <w:rFonts w:ascii="Garamond" w:hAnsi="Garamond"/>
        </w:rPr>
        <w:t>’</w:t>
      </w:r>
      <w:r>
        <w:rPr>
          <w:rFonts w:ascii="Garamond" w:hAnsi="Garamond"/>
        </w:rPr>
        <w:t>s civil judgment, guarantee claim or the Receiver</w:t>
      </w:r>
      <w:r w:rsidR="00B45964">
        <w:rPr>
          <w:rFonts w:ascii="Garamond" w:hAnsi="Garamond"/>
        </w:rPr>
        <w:t>’</w:t>
      </w:r>
      <w:r>
        <w:rPr>
          <w:rFonts w:ascii="Garamond" w:hAnsi="Garamond"/>
        </w:rPr>
        <w:t>s administration.</w:t>
      </w:r>
      <w:ins w:id="655" w:author="Vedanshi Mishra" w:date="2026-09-15T15:29:00Z" w16du:dateUtc="2026-09-15T09:59:00Z">
        <w:r w:rsidR="00BF4922">
          <w:rPr>
            <w:rStyle w:val="FootnoteReference"/>
            <w:rFonts w:ascii="Garamond" w:hAnsi="Garamond"/>
          </w:rPr>
          <w:footnoteReference w:id="56"/>
        </w:r>
      </w:ins>
      <w:r>
        <w:rPr>
          <w:rFonts w:ascii="Garamond" w:hAnsi="Garamond"/>
        </w:rPr>
        <w:t xml:space="preserve"> Those claims may continue against his remaining assets.</w:t>
      </w:r>
    </w:p>
    <w:p w14:paraId="60F5855B" w14:textId="77777777" w:rsidR="00733AD0" w:rsidRPr="003A699F" w:rsidRDefault="00733AD0" w:rsidP="00733AD0">
      <w:pPr>
        <w:pStyle w:val="ListParagraph"/>
        <w:numPr>
          <w:ilvl w:val="0"/>
          <w:numId w:val="18"/>
        </w:numPr>
        <w:ind w:left="357" w:hanging="357"/>
        <w:contextualSpacing w:val="0"/>
        <w:rPr>
          <w:rFonts w:ascii="Garamond" w:hAnsi="Garamond"/>
        </w:rPr>
      </w:pPr>
      <w:r>
        <w:rPr>
          <w:rFonts w:ascii="Garamond" w:hAnsi="Garamond"/>
        </w:rPr>
        <w:t>The practical distinction is therefore decisive: interim attachment may coexist with civil relief; final forfeiture removes the asset from ordinary civil enforcement.</w:t>
      </w:r>
    </w:p>
    <w:p w14:paraId="4609F05D" w14:textId="77777777" w:rsidR="00733AD0" w:rsidRPr="003A699F" w:rsidRDefault="00733AD0" w:rsidP="00733AD0">
      <w:pPr>
        <w:pStyle w:val="Heading1"/>
        <w:rPr>
          <w:rFonts w:ascii="Garamond" w:hAnsi="Garamond"/>
          <w:szCs w:val="20"/>
        </w:rPr>
      </w:pPr>
      <w:r w:rsidRPr="003A699F">
        <w:rPr>
          <w:rFonts w:ascii="Garamond" w:hAnsi="Garamond"/>
          <w:szCs w:val="20"/>
        </w:rPr>
        <w:t xml:space="preserve">QUESTION 5: interaction of criminal asset attachment with bankruptcy proceedings in India or Russia </w:t>
      </w:r>
    </w:p>
    <w:p w14:paraId="065706BE" w14:textId="357223BD" w:rsidR="00733AD0" w:rsidRPr="003A699F" w:rsidRDefault="00733AD0" w:rsidP="00733AD0">
      <w:pPr>
        <w:pStyle w:val="ListParagraph"/>
        <w:numPr>
          <w:ilvl w:val="0"/>
          <w:numId w:val="18"/>
        </w:numPr>
        <w:ind w:left="357" w:hanging="357"/>
        <w:contextualSpacing w:val="0"/>
        <w:rPr>
          <w:rFonts w:ascii="Garamond" w:hAnsi="Garamond"/>
        </w:rPr>
      </w:pPr>
      <w:r>
        <w:rPr>
          <w:rFonts w:ascii="Garamond" w:hAnsi="Garamond"/>
        </w:rPr>
        <w:t>As explained in the 7 July Opinion, we do not recommend separate insolvency proceedings in India. The Moscow Bankruptcy Proceedings do not automatically operate on Indian assets or authorise the Russian Receiver to administer them. The Receiver must first obtain recognition and appropriate relief from an Indian court.</w:t>
      </w:r>
      <w:r>
        <w:rPr>
          <w:rStyle w:val="FootnoteReference"/>
        </w:rPr>
        <w:footnoteReference w:id="57"/>
      </w:r>
      <w:del w:id="666" w:author="Vedanshi Mishra" w:date="2026-09-15T15:28:00Z" w16du:dateUtc="2026-09-15T09:58:00Z">
        <w:r w:rsidDel="00BF4922">
          <w:rPr>
            <w:rStyle w:val="FootnoteReference"/>
          </w:rPr>
          <w:footnoteReference w:id="58"/>
        </w:r>
      </w:del>
    </w:p>
    <w:p w14:paraId="53AA4A2A" w14:textId="77777777" w:rsidR="00733AD0" w:rsidRPr="003A699F" w:rsidRDefault="00733AD0" w:rsidP="00ED3F20">
      <w:pPr>
        <w:pStyle w:val="Heading2"/>
        <w:numPr>
          <w:ilvl w:val="0"/>
          <w:numId w:val="41"/>
        </w:numPr>
        <w:rPr>
          <w:szCs w:val="20"/>
        </w:rPr>
      </w:pPr>
      <w:r w:rsidRPr="003A699F">
        <w:rPr>
          <w:szCs w:val="20"/>
        </w:rPr>
        <w:t>Law determining Russian bankruptcy estate</w:t>
      </w:r>
    </w:p>
    <w:p w14:paraId="46EC0E5D" w14:textId="77777777" w:rsidR="00733AD0" w:rsidRPr="003A699F" w:rsidRDefault="00733AD0" w:rsidP="00733AD0">
      <w:pPr>
        <w:pStyle w:val="ListParagraph"/>
        <w:numPr>
          <w:ilvl w:val="0"/>
          <w:numId w:val="18"/>
        </w:numPr>
        <w:ind w:left="357" w:hanging="357"/>
        <w:contextualSpacing w:val="0"/>
        <w:rPr>
          <w:rFonts w:ascii="Garamond" w:hAnsi="Garamond"/>
        </w:rPr>
      </w:pPr>
      <w:r>
        <w:rPr>
          <w:rFonts w:ascii="Garamond" w:hAnsi="Garamond"/>
        </w:rPr>
        <w:t xml:space="preserve">Russian law may treat worldwide property as part of the bankruptcy estate, but the effectiveness of that treatment abroad depends on local law. In </w:t>
      </w:r>
      <w:r>
        <w:rPr>
          <w:rFonts w:ascii="Garamond" w:hAnsi="Garamond"/>
          <w:i/>
          <w:iCs/>
        </w:rPr>
        <w:t>Kireeva v Bedzhamov</w:t>
      </w:r>
      <w:r>
        <w:rPr>
          <w:rFonts w:ascii="Garamond" w:hAnsi="Garamond"/>
        </w:rPr>
        <w:t>, the UK Supreme Court held that Russian bankruptcy law could not by itself alter ownership of foreign immovable property.</w:t>
      </w:r>
      <w:r>
        <w:rPr>
          <w:rStyle w:val="FootnoteReference"/>
        </w:rPr>
        <w:footnoteReference w:id="59"/>
      </w:r>
    </w:p>
    <w:p w14:paraId="68EFEF35" w14:textId="5AC17CF4" w:rsidR="00733AD0" w:rsidRPr="003A699F" w:rsidRDefault="00733AD0" w:rsidP="00733AD0">
      <w:pPr>
        <w:pStyle w:val="ListParagraph"/>
        <w:numPr>
          <w:ilvl w:val="0"/>
          <w:numId w:val="18"/>
        </w:numPr>
        <w:ind w:left="357" w:hanging="357"/>
        <w:contextualSpacing w:val="0"/>
        <w:rPr>
          <w:rFonts w:ascii="Garamond" w:hAnsi="Garamond"/>
        </w:rPr>
      </w:pPr>
      <w:r>
        <w:rPr>
          <w:rFonts w:ascii="Garamond" w:hAnsi="Garamond"/>
        </w:rPr>
        <w:lastRenderedPageBreak/>
        <w:t>Indian law likewise applies the law of the place where immovable property is situated.</w:t>
      </w:r>
      <w:ins w:id="670" w:author="Vedanshi Mishra" w:date="2026-09-15T15:28:00Z" w16du:dateUtc="2026-09-15T09:58:00Z">
        <w:r w:rsidR="00BF4922">
          <w:rPr>
            <w:rStyle w:val="FootnoteReference"/>
            <w:rFonts w:ascii="Garamond" w:hAnsi="Garamond"/>
          </w:rPr>
          <w:footnoteReference w:id="60"/>
        </w:r>
      </w:ins>
      <w:r>
        <w:rPr>
          <w:rFonts w:ascii="Garamond" w:hAnsi="Garamond"/>
        </w:rPr>
        <w:t xml:space="preserve"> Indian immovable property may form part of the estate only subject to Indian law. The position for movable property may also depend on Mr Sood</w:t>
      </w:r>
      <w:r w:rsidR="00B45964">
        <w:rPr>
          <w:rFonts w:ascii="Garamond" w:hAnsi="Garamond"/>
        </w:rPr>
        <w:t>’</w:t>
      </w:r>
      <w:r>
        <w:rPr>
          <w:rFonts w:ascii="Garamond" w:hAnsi="Garamond"/>
        </w:rPr>
        <w:t>s domicile.</w:t>
      </w:r>
      <w:r>
        <w:rPr>
          <w:rStyle w:val="FootnoteReference"/>
        </w:rPr>
        <w:footnoteReference w:id="61"/>
      </w:r>
    </w:p>
    <w:p w14:paraId="57B8B3E5" w14:textId="77777777" w:rsidR="00733AD0" w:rsidRPr="003A699F" w:rsidRDefault="00733AD0" w:rsidP="00ED3F20">
      <w:pPr>
        <w:pStyle w:val="Heading2"/>
        <w:rPr>
          <w:szCs w:val="20"/>
        </w:rPr>
      </w:pPr>
      <w:r w:rsidRPr="003A699F">
        <w:rPr>
          <w:szCs w:val="20"/>
        </w:rPr>
        <w:t>Effect of attachment or forfeiture on Russian bankruptcy estate</w:t>
      </w:r>
    </w:p>
    <w:p w14:paraId="63DA4AC1" w14:textId="271D5FA7" w:rsidR="00733AD0" w:rsidRPr="003A699F" w:rsidDel="009B3976" w:rsidRDefault="00733AD0" w:rsidP="00733AD0">
      <w:pPr>
        <w:pStyle w:val="ListParagraph"/>
        <w:numPr>
          <w:ilvl w:val="0"/>
          <w:numId w:val="18"/>
        </w:numPr>
        <w:ind w:left="357" w:hanging="357"/>
        <w:contextualSpacing w:val="0"/>
        <w:rPr>
          <w:del w:id="679" w:author="Aryan Sharma" w:date="2026-09-15T17:43:00Z" w16du:dateUtc="2026-09-15T12:13:00Z"/>
          <w:rFonts w:ascii="Garamond" w:hAnsi="Garamond"/>
        </w:rPr>
      </w:pPr>
      <w:r>
        <w:rPr>
          <w:rFonts w:ascii="Garamond" w:hAnsi="Garamond"/>
        </w:rPr>
        <w:t>Recognition of the Russian bankruptcy would not override an Indian attachment. Attachment ordinarily preserves the asset without divesting ownership, so the Receiver</w:t>
      </w:r>
      <w:r w:rsidR="00B45964">
        <w:rPr>
          <w:rFonts w:ascii="Garamond" w:hAnsi="Garamond"/>
        </w:rPr>
        <w:t>’</w:t>
      </w:r>
      <w:r>
        <w:rPr>
          <w:rFonts w:ascii="Garamond" w:hAnsi="Garamond"/>
        </w:rPr>
        <w:t>s recognised interest and the Indian restraint may coexist.</w:t>
      </w:r>
      <w:ins w:id="680" w:author="Aryan Sharma" w:date="2026-09-15T17:43:00Z" w16du:dateUtc="2026-09-15T12:13:00Z">
        <w:r w:rsidR="009B3976">
          <w:rPr>
            <w:rFonts w:ascii="Garamond" w:hAnsi="Garamond"/>
          </w:rPr>
          <w:t xml:space="preserve"> </w:t>
        </w:r>
      </w:ins>
    </w:p>
    <w:p w14:paraId="4872C3E6" w14:textId="77777777" w:rsidR="00733AD0" w:rsidRPr="009B3976" w:rsidRDefault="00733AD0" w:rsidP="009B3976">
      <w:pPr>
        <w:pStyle w:val="ListParagraph"/>
        <w:numPr>
          <w:ilvl w:val="0"/>
          <w:numId w:val="18"/>
        </w:numPr>
        <w:ind w:left="357" w:hanging="357"/>
        <w:contextualSpacing w:val="0"/>
        <w:rPr>
          <w:rFonts w:ascii="Garamond" w:hAnsi="Garamond"/>
          <w:rPrChange w:id="681" w:author="Aryan Sharma" w:date="2026-09-15T17:43:00Z" w16du:dateUtc="2026-09-15T12:13:00Z">
            <w:rPr/>
          </w:rPrChange>
        </w:rPr>
      </w:pPr>
      <w:r w:rsidRPr="009B3976">
        <w:rPr>
          <w:rFonts w:ascii="Garamond" w:hAnsi="Garamond"/>
          <w:rPrChange w:id="682" w:author="Aryan Sharma" w:date="2026-09-15T17:43:00Z" w16du:dateUtc="2026-09-15T12:13:00Z">
            <w:rPr/>
          </w:rPrChange>
        </w:rPr>
        <w:t xml:space="preserve">Indian authority, including </w:t>
      </w:r>
      <w:r w:rsidRPr="009B3976">
        <w:rPr>
          <w:rFonts w:ascii="Garamond" w:hAnsi="Garamond"/>
          <w:i/>
          <w:iCs/>
          <w:rPrChange w:id="683" w:author="Aryan Sharma" w:date="2026-09-15T17:43:00Z" w16du:dateUtc="2026-09-15T12:13:00Z">
            <w:rPr>
              <w:i/>
              <w:iCs/>
            </w:rPr>
          </w:rPrChange>
        </w:rPr>
        <w:t>Axis Bank</w:t>
      </w:r>
      <w:r w:rsidRPr="009B3976">
        <w:rPr>
          <w:rFonts w:ascii="Garamond" w:hAnsi="Garamond"/>
          <w:rPrChange w:id="684" w:author="Aryan Sharma" w:date="2026-09-15T17:43:00Z" w16du:dateUtc="2026-09-15T12:13:00Z">
            <w:rPr/>
          </w:rPrChange>
        </w:rPr>
        <w:t>, treats criminal attachment and insolvency or recovery regimes as capable of operating together. A pre-existing bona fide interest is not automatically extinguished by later attachment.</w:t>
      </w:r>
    </w:p>
    <w:p w14:paraId="75D23D12" w14:textId="55BE7693" w:rsidR="00733AD0" w:rsidRPr="003A699F" w:rsidRDefault="00733AD0" w:rsidP="00733AD0">
      <w:pPr>
        <w:pStyle w:val="ListParagraph"/>
        <w:numPr>
          <w:ilvl w:val="0"/>
          <w:numId w:val="18"/>
        </w:numPr>
        <w:ind w:left="357" w:hanging="357"/>
        <w:contextualSpacing w:val="0"/>
        <w:rPr>
          <w:rFonts w:ascii="Garamond" w:hAnsi="Garamond"/>
        </w:rPr>
      </w:pPr>
      <w:r>
        <w:rPr>
          <w:rFonts w:ascii="Garamond" w:hAnsi="Garamond"/>
        </w:rPr>
        <w:t>The Supreme Court</w:t>
      </w:r>
      <w:r w:rsidR="00B45964">
        <w:rPr>
          <w:rFonts w:ascii="Garamond" w:hAnsi="Garamond"/>
        </w:rPr>
        <w:t>’</w:t>
      </w:r>
      <w:r>
        <w:rPr>
          <w:rFonts w:ascii="Garamond" w:hAnsi="Garamond"/>
        </w:rPr>
        <w:t xml:space="preserve">s decision in </w:t>
      </w:r>
      <w:r>
        <w:rPr>
          <w:rFonts w:ascii="Garamond" w:hAnsi="Garamond"/>
          <w:i/>
          <w:iCs/>
        </w:rPr>
        <w:t>S Rajendran v Deputy Commissioner of Income Tax</w:t>
      </w:r>
      <w:r>
        <w:rPr>
          <w:rFonts w:ascii="Garamond" w:hAnsi="Garamond"/>
        </w:rPr>
        <w:t xml:space="preserve"> confirms that a penal attachment or confiscation process is distinct from ordinary creditor enforcement. An insolvency representative can deal only with property in which the debtor retains a beneficial interest.</w:t>
      </w:r>
    </w:p>
    <w:p w14:paraId="1D7DD8AC" w14:textId="012D49E1" w:rsidR="00733AD0" w:rsidRPr="003A699F" w:rsidDel="009B3976" w:rsidRDefault="00733AD0" w:rsidP="00733AD0">
      <w:pPr>
        <w:pStyle w:val="ListParagraph"/>
        <w:numPr>
          <w:ilvl w:val="0"/>
          <w:numId w:val="18"/>
        </w:numPr>
        <w:ind w:left="357" w:hanging="357"/>
        <w:contextualSpacing w:val="0"/>
        <w:rPr>
          <w:del w:id="685" w:author="Aryan Sharma" w:date="2026-09-15T17:43:00Z" w16du:dateUtc="2026-09-15T12:13:00Z"/>
          <w:rFonts w:ascii="Garamond" w:hAnsi="Garamond"/>
        </w:rPr>
      </w:pPr>
      <w:r>
        <w:rPr>
          <w:rFonts w:ascii="Garamond" w:hAnsi="Garamond"/>
        </w:rPr>
        <w:t>If Indian property is only attached, it may remain in Mr Sood</w:t>
      </w:r>
      <w:r w:rsidR="00B45964">
        <w:rPr>
          <w:rFonts w:ascii="Garamond" w:hAnsi="Garamond"/>
        </w:rPr>
        <w:t>’</w:t>
      </w:r>
      <w:r>
        <w:rPr>
          <w:rFonts w:ascii="Garamond" w:hAnsi="Garamond"/>
        </w:rPr>
        <w:t>s bankruptcy estate, but the Receiver cannot sell or realise it contrary to the Indian restraint.</w:t>
      </w:r>
      <w:ins w:id="686" w:author="Aryan Sharma" w:date="2026-09-15T17:43:00Z" w16du:dateUtc="2026-09-15T12:13:00Z">
        <w:r w:rsidR="009B3976">
          <w:rPr>
            <w:rFonts w:ascii="Garamond" w:hAnsi="Garamond"/>
          </w:rPr>
          <w:t xml:space="preserve"> </w:t>
        </w:r>
      </w:ins>
    </w:p>
    <w:p w14:paraId="7FEDFF25" w14:textId="151FF2CC" w:rsidR="00733AD0" w:rsidRPr="009B3976" w:rsidDel="009B3976" w:rsidRDefault="00733AD0" w:rsidP="009B3976">
      <w:pPr>
        <w:pStyle w:val="ListParagraph"/>
        <w:numPr>
          <w:ilvl w:val="0"/>
          <w:numId w:val="18"/>
        </w:numPr>
        <w:ind w:left="357" w:hanging="357"/>
        <w:contextualSpacing w:val="0"/>
        <w:rPr>
          <w:del w:id="687" w:author="Aryan Sharma" w:date="2026-09-15T17:43:00Z" w16du:dateUtc="2026-09-15T12:13:00Z"/>
          <w:rFonts w:ascii="Garamond" w:hAnsi="Garamond"/>
          <w:rPrChange w:id="688" w:author="Aryan Sharma" w:date="2026-09-15T17:43:00Z" w16du:dateUtc="2026-09-15T12:13:00Z">
            <w:rPr>
              <w:del w:id="689" w:author="Aryan Sharma" w:date="2026-09-15T17:43:00Z" w16du:dateUtc="2026-09-15T12:13:00Z"/>
            </w:rPr>
          </w:rPrChange>
        </w:rPr>
      </w:pPr>
      <w:r w:rsidRPr="009B3976">
        <w:rPr>
          <w:rFonts w:ascii="Garamond" w:hAnsi="Garamond"/>
          <w:rPrChange w:id="690" w:author="Aryan Sharma" w:date="2026-09-15T17:43:00Z" w16du:dateUtc="2026-09-15T12:13:00Z">
            <w:rPr/>
          </w:rPrChange>
        </w:rPr>
        <w:t>Final forfeiture or confiscation changes the position. Once title vests in the State, the asset falls outside the estate available to creditors.</w:t>
      </w:r>
      <w:r>
        <w:rPr>
          <w:rStyle w:val="FootnoteReference"/>
        </w:rPr>
        <w:footnoteReference w:id="62"/>
      </w:r>
      <w:ins w:id="691" w:author="Aryan Sharma" w:date="2026-09-15T17:43:00Z" w16du:dateUtc="2026-09-15T12:13:00Z">
        <w:r w:rsidR="009B3976" w:rsidRPr="009B3976">
          <w:rPr>
            <w:rFonts w:ascii="Garamond" w:hAnsi="Garamond"/>
            <w:rPrChange w:id="692" w:author="Aryan Sharma" w:date="2026-09-15T17:43:00Z" w16du:dateUtc="2026-09-15T12:13:00Z">
              <w:rPr/>
            </w:rPrChange>
          </w:rPr>
          <w:t xml:space="preserve"> </w:t>
        </w:r>
      </w:ins>
    </w:p>
    <w:p w14:paraId="68622547" w14:textId="77777777" w:rsidR="00733AD0" w:rsidRPr="009B3976" w:rsidRDefault="00733AD0" w:rsidP="009B3976">
      <w:pPr>
        <w:pStyle w:val="ListParagraph"/>
        <w:numPr>
          <w:ilvl w:val="0"/>
          <w:numId w:val="18"/>
        </w:numPr>
        <w:ind w:left="357" w:hanging="357"/>
        <w:contextualSpacing w:val="0"/>
      </w:pPr>
      <w:r w:rsidRPr="009B3976">
        <w:t>The Receiver or GPB would then need to qualify independently under any statutory distribution or restoration mechanism.</w:t>
      </w:r>
    </w:p>
    <w:p w14:paraId="183CF1EE" w14:textId="77777777" w:rsidR="00733AD0" w:rsidRPr="003A699F" w:rsidRDefault="00733AD0" w:rsidP="00733AD0">
      <w:pPr>
        <w:pStyle w:val="ListParagraph"/>
        <w:numPr>
          <w:ilvl w:val="0"/>
          <w:numId w:val="18"/>
        </w:numPr>
        <w:ind w:left="357" w:hanging="357"/>
        <w:contextualSpacing w:val="0"/>
        <w:rPr>
          <w:rFonts w:ascii="Garamond" w:hAnsi="Garamond"/>
        </w:rPr>
      </w:pPr>
      <w:r>
        <w:rPr>
          <w:rFonts w:ascii="Garamond" w:hAnsi="Garamond"/>
        </w:rPr>
        <w:t>The result is broadly the same for Russian and Indian bankruptcy: attachment restricts dealings but does not ordinarily remove the asset from the estate; final forfeiture may remove it. The additional requirement for the Russian Receiver is recognition by an Indian court.</w:t>
      </w:r>
    </w:p>
    <w:p w14:paraId="751A08D5" w14:textId="77777777" w:rsidR="00733AD0" w:rsidRPr="003A699F" w:rsidRDefault="00733AD0" w:rsidP="00733AD0">
      <w:pPr>
        <w:pStyle w:val="Heading1"/>
        <w:numPr>
          <w:ilvl w:val="0"/>
          <w:numId w:val="0"/>
        </w:numPr>
        <w:rPr>
          <w:rFonts w:ascii="Garamond" w:hAnsi="Garamond"/>
          <w:szCs w:val="20"/>
        </w:rPr>
      </w:pPr>
      <w:r w:rsidRPr="003A699F">
        <w:rPr>
          <w:rFonts w:ascii="Garamond" w:hAnsi="Garamond"/>
          <w:szCs w:val="20"/>
        </w:rPr>
        <w:t>Reservations</w:t>
      </w:r>
    </w:p>
    <w:p w14:paraId="02D1B743" w14:textId="61C5E55C" w:rsidR="00733AD0" w:rsidRPr="003A699F" w:rsidRDefault="00733AD0" w:rsidP="00733AD0">
      <w:pPr>
        <w:pStyle w:val="ListParagraph"/>
        <w:widowControl w:val="0"/>
        <w:numPr>
          <w:ilvl w:val="0"/>
          <w:numId w:val="18"/>
        </w:numPr>
        <w:rPr>
          <w:rFonts w:ascii="Garamond" w:hAnsi="Garamond"/>
        </w:rPr>
      </w:pPr>
      <w:r>
        <w:rPr>
          <w:rFonts w:ascii="Garamond" w:hAnsi="Garamond"/>
        </w:rPr>
        <w:t>This memorandum is based on the information presently available. We have not reviewed the underlying loan or guarantee documents, the complete Russian court record, certified translations, evidence of service or evidence concerning Mr Sood</w:t>
      </w:r>
      <w:r w:rsidR="00B45964">
        <w:rPr>
          <w:rFonts w:ascii="Garamond" w:hAnsi="Garamond"/>
        </w:rPr>
        <w:t>’</w:t>
      </w:r>
      <w:r>
        <w:rPr>
          <w:rFonts w:ascii="Garamond" w:hAnsi="Garamond"/>
        </w:rPr>
        <w:t>s Indian assets. The conclusions are therefore preliminary.</w:t>
      </w:r>
    </w:p>
    <w:bookmarkEnd w:id="621"/>
    <w:p w14:paraId="69AC31D8" w14:textId="5F6FB769" w:rsidR="00B0197B" w:rsidRPr="003A699F" w:rsidRDefault="00712F2E" w:rsidP="00ED3F20">
      <w:pPr>
        <w:pStyle w:val="decree"/>
        <w:numPr>
          <w:ilvl w:val="0"/>
          <w:numId w:val="0"/>
        </w:numPr>
        <w:spacing w:before="120" w:after="120"/>
        <w:ind w:left="360" w:hanging="360"/>
        <w:jc w:val="center"/>
        <w:rPr>
          <w:rFonts w:ascii="Garamond" w:hAnsi="Garamond"/>
        </w:rPr>
      </w:pPr>
      <w:r w:rsidRPr="003A699F">
        <w:rPr>
          <w:rFonts w:ascii="Garamond" w:hAnsi="Garamond"/>
        </w:rPr>
        <w:t>***</w:t>
      </w:r>
    </w:p>
    <w:sectPr w:rsidR="00B0197B" w:rsidRPr="003A699F">
      <w:headerReference w:type="default" r:id="rId12"/>
      <w:footerReference w:type="defaul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9" w:author="Vedanshi Mishra" w:date="2026-09-15T21:43:00Z" w:initials="VM">
    <w:p w14:paraId="42CE6EBB" w14:textId="77777777" w:rsidR="000C1131" w:rsidRDefault="000C1131" w:rsidP="000C1131">
      <w:pPr>
        <w:pStyle w:val="CommentText"/>
        <w:ind w:left="0" w:firstLine="0"/>
        <w:jc w:val="left"/>
      </w:pPr>
      <w:r>
        <w:rPr>
          <w:rStyle w:val="CommentReference"/>
        </w:rPr>
        <w:annotationRef/>
      </w:r>
      <w:r>
        <w:rPr>
          <w:lang w:val="en-IN"/>
        </w:rPr>
        <w:t xml:space="preserve">@NK: The message that you had sent on attachment under the PMLA including Section 60(7) cannot be utilised here since that provision relates only to property found outside India to be proceeds of crime and India sending a letter of request.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CE6E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11D2D3" w16cex:dateUtc="2026-09-15T1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CE6EBB" w16cid:durableId="1C11D2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7C3AD" w14:textId="77777777" w:rsidR="00492051" w:rsidRDefault="00492051" w:rsidP="00B34426">
      <w:pPr>
        <w:spacing w:before="0" w:after="0" w:line="240" w:lineRule="auto"/>
      </w:pPr>
      <w:r>
        <w:separator/>
      </w:r>
    </w:p>
  </w:endnote>
  <w:endnote w:type="continuationSeparator" w:id="0">
    <w:p w14:paraId="4FB53341" w14:textId="77777777" w:rsidR="00492051" w:rsidRDefault="00492051" w:rsidP="00B344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372987"/>
      <w:docPartObj>
        <w:docPartGallery w:val="Page Numbers (Bottom of Page)"/>
        <w:docPartUnique/>
      </w:docPartObj>
    </w:sdtPr>
    <w:sdtEndPr>
      <w:rPr>
        <w:noProof/>
      </w:rPr>
    </w:sdtEndPr>
    <w:sdtContent>
      <w:p w14:paraId="6734EF10" w14:textId="150A21A4" w:rsidR="00BE59DB" w:rsidRDefault="00BE59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9D68C0" w14:textId="77777777" w:rsidR="00BE59DB" w:rsidRDefault="00BE59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9D892" w14:textId="77777777" w:rsidR="00492051" w:rsidRDefault="00492051" w:rsidP="00B34426">
      <w:pPr>
        <w:spacing w:before="0" w:after="0" w:line="240" w:lineRule="auto"/>
      </w:pPr>
      <w:r>
        <w:separator/>
      </w:r>
    </w:p>
  </w:footnote>
  <w:footnote w:type="continuationSeparator" w:id="0">
    <w:p w14:paraId="400AF3BA" w14:textId="77777777" w:rsidR="00492051" w:rsidRDefault="00492051" w:rsidP="00B34426">
      <w:pPr>
        <w:spacing w:before="0" w:after="0" w:line="240" w:lineRule="auto"/>
      </w:pPr>
      <w:r>
        <w:continuationSeparator/>
      </w:r>
    </w:p>
  </w:footnote>
  <w:footnote w:id="1">
    <w:p w14:paraId="46B478DA" w14:textId="13C8EA2E" w:rsidR="00323D21" w:rsidRPr="008A1481" w:rsidRDefault="00323D21" w:rsidP="00E95962">
      <w:pPr>
        <w:pStyle w:val="FootnoteText"/>
        <w:ind w:left="0"/>
        <w:rPr>
          <w:lang w:val="en-US"/>
        </w:rPr>
      </w:pPr>
      <w:r>
        <w:rPr>
          <w:rStyle w:val="FootnoteReference"/>
        </w:rPr>
        <w:footnoteRef/>
      </w:r>
      <w:r>
        <w:t xml:space="preserve"> </w:t>
      </w:r>
      <w:r>
        <w:rPr>
          <w:lang w:val="en-US"/>
        </w:rPr>
        <w:t>Articles 1</w:t>
      </w:r>
      <w:r w:rsidR="00477C53">
        <w:rPr>
          <w:lang w:val="en-US"/>
        </w:rPr>
        <w:t xml:space="preserve"> and 2</w:t>
      </w:r>
      <w:r>
        <w:rPr>
          <w:lang w:val="en-US"/>
        </w:rPr>
        <w:t>, MLAT</w:t>
      </w:r>
      <w:r w:rsidR="00477C53">
        <w:rPr>
          <w:lang w:val="en-US"/>
        </w:rPr>
        <w:t xml:space="preserve">. </w:t>
      </w:r>
      <w:r w:rsidR="00477C53" w:rsidRPr="00477C53">
        <w:t>Article 3 also permits a request to be refused or postponed in specified circumstances.</w:t>
      </w:r>
    </w:p>
  </w:footnote>
  <w:footnote w:id="2">
    <w:p w14:paraId="43B48827" w14:textId="03A0AF1D" w:rsidR="00323D21" w:rsidRPr="00323D21" w:rsidRDefault="00323D21" w:rsidP="00E95962">
      <w:pPr>
        <w:pStyle w:val="FootnoteText"/>
        <w:ind w:left="0"/>
      </w:pPr>
      <w:r>
        <w:rPr>
          <w:rStyle w:val="FootnoteReference"/>
        </w:rPr>
        <w:footnoteRef/>
      </w:r>
      <w:r>
        <w:t xml:space="preserve"> </w:t>
      </w:r>
      <w:r w:rsidRPr="003A699F">
        <w:t>Articles 2 and 12</w:t>
      </w:r>
      <w:r>
        <w:t>,</w:t>
      </w:r>
      <w:r w:rsidRPr="003A699F">
        <w:t xml:space="preserve"> MLAT</w:t>
      </w:r>
      <w:ins w:id="53" w:author="Aryan Sharma" w:date="2026-09-15T16:13:00Z" w16du:dateUtc="2026-09-15T10:43:00Z">
        <w:r w:rsidR="00D66BBC">
          <w:t xml:space="preserve">; </w:t>
        </w:r>
        <w:r w:rsidR="00D66BBC" w:rsidRPr="00477C53">
          <w:t xml:space="preserve">Chapter VIII </w:t>
        </w:r>
        <w:r w:rsidR="00D66BBC">
          <w:t xml:space="preserve">of the </w:t>
        </w:r>
        <w:r w:rsidR="00D66BBC" w:rsidRPr="00477C53">
          <w:t>BNSS comprises Sections 111–124 and</w:t>
        </w:r>
        <w:r w:rsidR="00D66BBC">
          <w:t xml:space="preserve"> is t</w:t>
        </w:r>
        <w:r w:rsidR="00D66BBC" w:rsidRPr="003A699F">
          <w:t xml:space="preserve">itled </w:t>
        </w:r>
        <w:r w:rsidR="00D66BBC">
          <w:t>“</w:t>
        </w:r>
        <w:r w:rsidR="00D66BBC" w:rsidRPr="003A699F">
          <w:rPr>
            <w:i/>
            <w:iCs/>
          </w:rPr>
          <w:t>Reciprocal Arrangements for Assistance in Certain Matters and Procedure for Attachment and Forfeiture of Property</w:t>
        </w:r>
        <w:r w:rsidR="00D66BBC">
          <w:t>”.</w:t>
        </w:r>
      </w:ins>
    </w:p>
  </w:footnote>
  <w:footnote w:id="3">
    <w:p w14:paraId="1BEC5C8B" w14:textId="4B8729F4" w:rsidR="009C3340" w:rsidRPr="009C3340" w:rsidRDefault="009C3340" w:rsidP="009C3340">
      <w:pPr>
        <w:pStyle w:val="FootnoteText"/>
        <w:ind w:left="0"/>
        <w:rPr>
          <w:lang w:val="en-IN"/>
          <w:rPrChange w:id="58" w:author="Vedanshi Mishra" w:date="2026-09-15T20:53:00Z" w16du:dateUtc="2026-09-15T15:23:00Z">
            <w:rPr/>
          </w:rPrChange>
        </w:rPr>
        <w:pPrChange w:id="59" w:author="Vedanshi Mishra" w:date="2026-09-15T20:53:00Z" w16du:dateUtc="2026-09-15T15:23:00Z">
          <w:pPr>
            <w:pStyle w:val="FootnoteText"/>
          </w:pPr>
        </w:pPrChange>
      </w:pPr>
      <w:ins w:id="60" w:author="Vedanshi Mishra" w:date="2026-09-15T20:53:00Z" w16du:dateUtc="2026-09-15T15:23:00Z">
        <w:r>
          <w:rPr>
            <w:rStyle w:val="FootnoteReference"/>
          </w:rPr>
          <w:footnoteRef/>
        </w:r>
        <w:r>
          <w:t xml:space="preserve"> Chapter </w:t>
        </w:r>
      </w:ins>
      <w:ins w:id="61" w:author="Vedanshi Mishra" w:date="2026-09-15T20:54:00Z" w16du:dateUtc="2026-09-15T15:24:00Z">
        <w:r>
          <w:t>IX of the PMLA comprises Sections 55</w:t>
        </w:r>
        <w:r w:rsidRPr="00477C53">
          <w:t>–</w:t>
        </w:r>
        <w:r>
          <w:t>61 and is titled “</w:t>
        </w:r>
      </w:ins>
      <w:ins w:id="62" w:author="Vedanshi Mishra" w:date="2026-09-15T20:54:00Z">
        <w:r w:rsidRPr="009C3340">
          <w:rPr>
            <w:i/>
            <w:iCs/>
          </w:rPr>
          <w:t xml:space="preserve">Reciprocal Arrangement </w:t>
        </w:r>
      </w:ins>
      <w:ins w:id="63" w:author="Vedanshi Mishra" w:date="2026-09-15T20:55:00Z" w16du:dateUtc="2026-09-15T15:25:00Z">
        <w:r w:rsidRPr="009C3340">
          <w:rPr>
            <w:i/>
            <w:iCs/>
          </w:rPr>
          <w:t>for</w:t>
        </w:r>
      </w:ins>
      <w:ins w:id="64" w:author="Vedanshi Mishra" w:date="2026-09-15T20:54:00Z">
        <w:r w:rsidRPr="009C3340">
          <w:rPr>
            <w:i/>
            <w:iCs/>
          </w:rPr>
          <w:t xml:space="preserve"> Assistance </w:t>
        </w:r>
      </w:ins>
      <w:ins w:id="65" w:author="Vedanshi Mishra" w:date="2026-09-15T20:55:00Z" w16du:dateUtc="2026-09-15T15:25:00Z">
        <w:r>
          <w:rPr>
            <w:i/>
            <w:iCs/>
          </w:rPr>
          <w:t>i</w:t>
        </w:r>
      </w:ins>
      <w:ins w:id="66" w:author="Vedanshi Mishra" w:date="2026-09-15T20:54:00Z">
        <w:r w:rsidRPr="009C3340">
          <w:rPr>
            <w:i/>
            <w:iCs/>
          </w:rPr>
          <w:t xml:space="preserve">n Certain Matters </w:t>
        </w:r>
      </w:ins>
      <w:ins w:id="67" w:author="Vedanshi Mishra" w:date="2026-09-15T20:55:00Z" w16du:dateUtc="2026-09-15T15:25:00Z">
        <w:r>
          <w:rPr>
            <w:i/>
            <w:iCs/>
          </w:rPr>
          <w:t>a</w:t>
        </w:r>
      </w:ins>
      <w:ins w:id="68" w:author="Vedanshi Mishra" w:date="2026-09-15T20:54:00Z">
        <w:r w:rsidRPr="009C3340">
          <w:rPr>
            <w:i/>
            <w:iCs/>
          </w:rPr>
          <w:t xml:space="preserve">nd Procedure </w:t>
        </w:r>
      </w:ins>
      <w:ins w:id="69" w:author="Vedanshi Mishra" w:date="2026-09-15T20:55:00Z" w16du:dateUtc="2026-09-15T15:25:00Z">
        <w:r>
          <w:rPr>
            <w:i/>
            <w:iCs/>
          </w:rPr>
          <w:t>f</w:t>
        </w:r>
      </w:ins>
      <w:ins w:id="70" w:author="Vedanshi Mishra" w:date="2026-09-15T20:54:00Z">
        <w:r w:rsidRPr="009C3340">
          <w:rPr>
            <w:i/>
            <w:iCs/>
          </w:rPr>
          <w:t xml:space="preserve">or Attachment </w:t>
        </w:r>
      </w:ins>
      <w:ins w:id="71" w:author="Vedanshi Mishra" w:date="2026-09-15T20:55:00Z" w16du:dateUtc="2026-09-15T15:25:00Z">
        <w:r>
          <w:rPr>
            <w:i/>
            <w:iCs/>
          </w:rPr>
          <w:t>a</w:t>
        </w:r>
      </w:ins>
      <w:ins w:id="72" w:author="Vedanshi Mishra" w:date="2026-09-15T20:54:00Z">
        <w:r w:rsidRPr="009C3340">
          <w:rPr>
            <w:i/>
            <w:iCs/>
          </w:rPr>
          <w:t xml:space="preserve">nd Confiscation </w:t>
        </w:r>
      </w:ins>
      <w:ins w:id="73" w:author="Vedanshi Mishra" w:date="2026-09-15T20:55:00Z" w16du:dateUtc="2026-09-15T15:25:00Z">
        <w:r>
          <w:rPr>
            <w:i/>
            <w:iCs/>
          </w:rPr>
          <w:t>o</w:t>
        </w:r>
      </w:ins>
      <w:ins w:id="74" w:author="Vedanshi Mishra" w:date="2026-09-15T20:54:00Z">
        <w:r w:rsidRPr="009C3340">
          <w:rPr>
            <w:i/>
            <w:iCs/>
          </w:rPr>
          <w:t>f Property</w:t>
        </w:r>
      </w:ins>
      <w:ins w:id="75" w:author="Vedanshi Mishra" w:date="2026-09-15T20:54:00Z" w16du:dateUtc="2026-09-15T15:24:00Z">
        <w:r>
          <w:t>”</w:t>
        </w:r>
      </w:ins>
      <w:ins w:id="76" w:author="Vedanshi Mishra" w:date="2026-09-15T20:55:00Z" w16du:dateUtc="2026-09-15T15:25:00Z">
        <w:r>
          <w:t xml:space="preserve">. </w:t>
        </w:r>
      </w:ins>
    </w:p>
  </w:footnote>
  <w:footnote w:id="4">
    <w:p w14:paraId="46D17FF5" w14:textId="2C1AC573" w:rsidR="00323D21" w:rsidRPr="00323D21" w:rsidDel="00D66BBC" w:rsidRDefault="00323D21" w:rsidP="00E95962">
      <w:pPr>
        <w:pStyle w:val="FootnoteText"/>
        <w:ind w:left="0"/>
        <w:rPr>
          <w:del w:id="79" w:author="Aryan Sharma" w:date="2026-09-15T16:14:00Z" w16du:dateUtc="2026-09-15T10:44:00Z"/>
        </w:rPr>
      </w:pPr>
      <w:del w:id="80" w:author="Aryan Sharma" w:date="2026-09-15T16:14:00Z" w16du:dateUtc="2026-09-15T10:44:00Z">
        <w:r w:rsidDel="00D66BBC">
          <w:rPr>
            <w:rStyle w:val="FootnoteReference"/>
          </w:rPr>
          <w:footnoteRef/>
        </w:r>
        <w:r w:rsidDel="00D66BBC">
          <w:delText xml:space="preserve"> </w:delText>
        </w:r>
        <w:r w:rsidR="00477C53" w:rsidRPr="00477C53" w:rsidDel="00D66BBC">
          <w:delText xml:space="preserve">Chapter VIII </w:delText>
        </w:r>
      </w:del>
      <w:ins w:id="81" w:author="Vedanshi Mishra" w:date="2026-09-15T14:26:00Z" w16du:dateUtc="2026-09-15T08:56:00Z">
        <w:del w:id="82" w:author="Aryan Sharma" w:date="2026-09-15T16:14:00Z" w16du:dateUtc="2026-09-15T10:44:00Z">
          <w:r w:rsidR="009A56C5" w:rsidDel="00D66BBC">
            <w:delText xml:space="preserve">of the </w:delText>
          </w:r>
        </w:del>
      </w:ins>
      <w:del w:id="83" w:author="Aryan Sharma" w:date="2026-09-15T16:14:00Z" w16du:dateUtc="2026-09-15T10:44:00Z">
        <w:r w:rsidR="00477C53" w:rsidRPr="00477C53" w:rsidDel="00D66BBC">
          <w:delText>BNSS comprises Sections 111–124 and</w:delText>
        </w:r>
        <w:r w:rsidR="00477C53" w:rsidDel="00D66BBC">
          <w:delText xml:space="preserve"> is t</w:delText>
        </w:r>
        <w:r w:rsidRPr="003A699F" w:rsidDel="00D66BBC">
          <w:delText xml:space="preserve">itled </w:delText>
        </w:r>
        <w:r w:rsidR="00B45964" w:rsidDel="00D66BBC">
          <w:delText>“</w:delText>
        </w:r>
        <w:r w:rsidRPr="003A699F" w:rsidDel="00D66BBC">
          <w:rPr>
            <w:i/>
            <w:iCs/>
          </w:rPr>
          <w:delText>Reciprocal Arrangements for Assistance in Certain Matters and Procedure for Attachment and Forfeiture of Property</w:delText>
        </w:r>
        <w:r w:rsidR="00B45964" w:rsidDel="00D66BBC">
          <w:delText>”</w:delText>
        </w:r>
      </w:del>
    </w:p>
  </w:footnote>
  <w:footnote w:id="5">
    <w:p w14:paraId="1A8EFFB7" w14:textId="51DD4591" w:rsidR="00CD30EF" w:rsidRPr="008A1481" w:rsidRDefault="00CD30EF" w:rsidP="00E95962">
      <w:pPr>
        <w:pStyle w:val="FootnoteText"/>
        <w:ind w:left="0"/>
        <w:rPr>
          <w:lang w:val="en-IN"/>
        </w:rPr>
      </w:pPr>
      <w:r>
        <w:rPr>
          <w:rStyle w:val="FootnoteReference"/>
        </w:rPr>
        <w:footnoteRef/>
      </w:r>
      <w:r>
        <w:t xml:space="preserve"> </w:t>
      </w:r>
      <w:r w:rsidRPr="0012764D">
        <w:rPr>
          <w:szCs w:val="16"/>
        </w:rPr>
        <w:t xml:space="preserve">In </w:t>
      </w:r>
      <w:r w:rsidRPr="00FB6459">
        <w:rPr>
          <w:i/>
          <w:iCs/>
          <w:szCs w:val="16"/>
        </w:rPr>
        <w:t>Piyush Sharma v</w:t>
      </w:r>
      <w:del w:id="111" w:author="Vedanshi Mishra" w:date="2026-09-15T15:33:00Z" w16du:dateUtc="2026-09-15T10:03:00Z">
        <w:r w:rsidRPr="00FB6459" w:rsidDel="00BF4922">
          <w:rPr>
            <w:i/>
            <w:iCs/>
            <w:szCs w:val="16"/>
          </w:rPr>
          <w:delText>.</w:delText>
        </w:r>
      </w:del>
      <w:r w:rsidRPr="00FB6459">
        <w:rPr>
          <w:i/>
          <w:iCs/>
          <w:szCs w:val="16"/>
        </w:rPr>
        <w:t xml:space="preserve"> State of West Bengal</w:t>
      </w:r>
      <w:r w:rsidRPr="0012764D">
        <w:rPr>
          <w:szCs w:val="16"/>
        </w:rPr>
        <w:t xml:space="preserve">, CRR 4389 of 2025, decided on 23 June 2026, </w:t>
      </w:r>
      <w:r w:rsidR="00223083">
        <w:rPr>
          <w:szCs w:val="16"/>
        </w:rPr>
        <w:t xml:space="preserve">at [12] </w:t>
      </w:r>
      <w:r w:rsidRPr="0012764D">
        <w:rPr>
          <w:szCs w:val="16"/>
        </w:rPr>
        <w:t>the Calcutta High Court</w:t>
      </w:r>
      <w:r w:rsidR="00162053">
        <w:rPr>
          <w:szCs w:val="16"/>
        </w:rPr>
        <w:t xml:space="preserve">, </w:t>
      </w:r>
      <w:r w:rsidR="00162053" w:rsidRPr="00162053">
        <w:rPr>
          <w:szCs w:val="16"/>
        </w:rPr>
        <w:t xml:space="preserve">while considering Section 107 </w:t>
      </w:r>
      <w:ins w:id="112" w:author="Aryan Sharma" w:date="2026-09-15T17:37:00Z" w16du:dateUtc="2026-09-15T12:07:00Z">
        <w:r w:rsidR="00A607B5">
          <w:rPr>
            <w:szCs w:val="16"/>
          </w:rPr>
          <w:t xml:space="preserve">of the </w:t>
        </w:r>
      </w:ins>
      <w:r w:rsidR="00162053" w:rsidRPr="00162053">
        <w:rPr>
          <w:szCs w:val="16"/>
        </w:rPr>
        <w:t>BNSS</w:t>
      </w:r>
      <w:r w:rsidR="00162053">
        <w:rPr>
          <w:szCs w:val="16"/>
        </w:rPr>
        <w:t>,</w:t>
      </w:r>
      <w:r w:rsidRPr="0012764D">
        <w:rPr>
          <w:szCs w:val="16"/>
        </w:rPr>
        <w:t xml:space="preserve"> observed that the Chapter VIII definition of </w:t>
      </w:r>
      <w:r w:rsidR="00B45964">
        <w:rPr>
          <w:szCs w:val="16"/>
        </w:rPr>
        <w:t>“</w:t>
      </w:r>
      <w:r w:rsidRPr="0012764D">
        <w:rPr>
          <w:szCs w:val="16"/>
        </w:rPr>
        <w:t>proceeds of crime</w:t>
      </w:r>
      <w:r w:rsidR="00B45964">
        <w:rPr>
          <w:szCs w:val="16"/>
        </w:rPr>
        <w:t>”</w:t>
      </w:r>
      <w:r w:rsidRPr="0012764D">
        <w:rPr>
          <w:szCs w:val="16"/>
        </w:rPr>
        <w:t xml:space="preserve"> includes not only the property itself but also its </w:t>
      </w:r>
      <w:r w:rsidR="00B45964">
        <w:rPr>
          <w:szCs w:val="16"/>
        </w:rPr>
        <w:t>“</w:t>
      </w:r>
      <w:r w:rsidRPr="008A1481">
        <w:rPr>
          <w:i/>
          <w:iCs/>
          <w:szCs w:val="16"/>
        </w:rPr>
        <w:t>equivalent value thereby allowing attachment of untainted property</w:t>
      </w:r>
      <w:r w:rsidR="00B45964">
        <w:rPr>
          <w:szCs w:val="16"/>
        </w:rPr>
        <w:t>”</w:t>
      </w:r>
      <w:r w:rsidR="00162053">
        <w:rPr>
          <w:szCs w:val="16"/>
        </w:rPr>
        <w:t xml:space="preserve">; </w:t>
      </w:r>
      <w:r w:rsidR="00162053" w:rsidRPr="0012764D">
        <w:rPr>
          <w:szCs w:val="16"/>
        </w:rPr>
        <w:t>The Financial Action Task Force (</w:t>
      </w:r>
      <w:r w:rsidR="00B45964">
        <w:rPr>
          <w:szCs w:val="16"/>
        </w:rPr>
        <w:t>“</w:t>
      </w:r>
      <w:r w:rsidR="00162053" w:rsidRPr="008A1481">
        <w:rPr>
          <w:b/>
          <w:bCs/>
          <w:szCs w:val="16"/>
        </w:rPr>
        <w:t>FATF</w:t>
      </w:r>
      <w:r w:rsidR="00B45964">
        <w:rPr>
          <w:szCs w:val="16"/>
        </w:rPr>
        <w:t>”</w:t>
      </w:r>
      <w:r w:rsidR="00162053" w:rsidRPr="0012764D">
        <w:rPr>
          <w:szCs w:val="16"/>
        </w:rPr>
        <w:t xml:space="preserve">), in its 2024 Mutual Evaluation Report of India, expressly treated Section 105A(c) of the CrPC (the predecessor to Section 111(c) </w:t>
      </w:r>
      <w:ins w:id="113" w:author="Vedanshi Mishra" w:date="2026-09-15T14:26:00Z" w16du:dateUtc="2026-09-15T08:56:00Z">
        <w:r w:rsidR="009A56C5">
          <w:rPr>
            <w:szCs w:val="16"/>
          </w:rPr>
          <w:t xml:space="preserve">of the </w:t>
        </w:r>
      </w:ins>
      <w:r w:rsidR="00162053" w:rsidRPr="0012764D">
        <w:rPr>
          <w:szCs w:val="16"/>
        </w:rPr>
        <w:t>BNSS) as extending to equivalent-value property. In assessing India</w:t>
      </w:r>
      <w:r w:rsidR="00B45964">
        <w:rPr>
          <w:szCs w:val="16"/>
        </w:rPr>
        <w:t>’</w:t>
      </w:r>
      <w:r w:rsidR="00162053" w:rsidRPr="0012764D">
        <w:rPr>
          <w:szCs w:val="16"/>
        </w:rPr>
        <w:t xml:space="preserve">s compliance with Recommendation 38 on mutual legal assistance for freezing and confiscation, FATF recorded that the relevant definitions of </w:t>
      </w:r>
      <w:r w:rsidR="00B45964">
        <w:rPr>
          <w:szCs w:val="16"/>
        </w:rPr>
        <w:t>“</w:t>
      </w:r>
      <w:r w:rsidR="00162053" w:rsidRPr="0012764D">
        <w:rPr>
          <w:szCs w:val="16"/>
        </w:rPr>
        <w:t>property</w:t>
      </w:r>
      <w:r w:rsidR="00B45964">
        <w:rPr>
          <w:szCs w:val="16"/>
        </w:rPr>
        <w:t>”</w:t>
      </w:r>
      <w:r w:rsidR="00162053" w:rsidRPr="0012764D">
        <w:rPr>
          <w:szCs w:val="16"/>
        </w:rPr>
        <w:t xml:space="preserve"> extend to </w:t>
      </w:r>
      <w:r w:rsidR="00B45964">
        <w:rPr>
          <w:szCs w:val="16"/>
        </w:rPr>
        <w:t>“</w:t>
      </w:r>
      <w:r w:rsidR="00162053" w:rsidRPr="0012764D">
        <w:rPr>
          <w:szCs w:val="16"/>
        </w:rPr>
        <w:t>property equivalent in value held within the country or abroad</w:t>
      </w:r>
      <w:r w:rsidR="00B45964">
        <w:rPr>
          <w:szCs w:val="16"/>
        </w:rPr>
        <w:t>”</w:t>
      </w:r>
      <w:r w:rsidR="00162053" w:rsidRPr="0012764D">
        <w:rPr>
          <w:szCs w:val="16"/>
        </w:rPr>
        <w:t xml:space="preserve">, citing, inter alia, Section 105A(c) </w:t>
      </w:r>
      <w:ins w:id="114" w:author="Vedanshi Mishra" w:date="2026-09-15T14:27:00Z" w16du:dateUtc="2026-09-15T08:57:00Z">
        <w:r w:rsidR="009A56C5">
          <w:rPr>
            <w:szCs w:val="16"/>
          </w:rPr>
          <w:t xml:space="preserve">of the </w:t>
        </w:r>
      </w:ins>
      <w:r w:rsidR="00162053" w:rsidRPr="0012764D">
        <w:rPr>
          <w:szCs w:val="16"/>
        </w:rPr>
        <w:t>CrPC.</w:t>
      </w:r>
      <w:r w:rsidR="00477C53">
        <w:rPr>
          <w:szCs w:val="16"/>
        </w:rPr>
        <w:t xml:space="preserve"> </w:t>
      </w:r>
    </w:p>
  </w:footnote>
  <w:footnote w:id="6">
    <w:p w14:paraId="78D023E1" w14:textId="716077C1" w:rsidR="00A9046C" w:rsidRPr="00A9046C" w:rsidRDefault="00A9046C" w:rsidP="00E95962">
      <w:pPr>
        <w:pStyle w:val="FootnoteText"/>
        <w:ind w:left="0"/>
        <w:rPr>
          <w:lang w:val="en-IN"/>
        </w:rPr>
      </w:pPr>
      <w:r>
        <w:rPr>
          <w:rStyle w:val="FootnoteReference"/>
        </w:rPr>
        <w:footnoteRef/>
      </w:r>
      <w:r>
        <w:t xml:space="preserve"> </w:t>
      </w:r>
      <w:r>
        <w:rPr>
          <w:lang w:val="en-IN"/>
        </w:rPr>
        <w:t xml:space="preserve">The </w:t>
      </w:r>
      <w:r w:rsidRPr="00A9046C">
        <w:t xml:space="preserve">Ministry of Home Affairs, Government of India, </w:t>
      </w:r>
      <w:hyperlink r:id="rId1" w:history="1">
        <w:r w:rsidRPr="00A9046C">
          <w:rPr>
            <w:rStyle w:val="Hyperlink"/>
            <w:i/>
            <w:iCs/>
          </w:rPr>
          <w:t>Guidelines on Mutual Legal Assistance in Criminal Matters</w:t>
        </w:r>
        <w:r w:rsidRPr="00A9046C">
          <w:rPr>
            <w:rStyle w:val="Hyperlink"/>
          </w:rPr>
          <w:t xml:space="preserve"> (2019)</w:t>
        </w:r>
      </w:hyperlink>
      <w:r w:rsidRPr="00A9046C">
        <w:t xml:space="preserve"> </w:t>
      </w:r>
      <w:r>
        <w:t>(Page</w:t>
      </w:r>
      <w:r w:rsidR="001C0C58">
        <w:t>s</w:t>
      </w:r>
      <w:r>
        <w:t xml:space="preserve"> 13-14).</w:t>
      </w:r>
      <w:r w:rsidR="00CB67A9">
        <w:t xml:space="preserve"> </w:t>
      </w:r>
      <w:ins w:id="121" w:author="Vedanshi Mishra" w:date="2026-09-15T14:57:00Z" w16du:dateUtc="2026-09-15T09:27:00Z">
        <w:r w:rsidR="002916F1">
          <w:t>S</w:t>
        </w:r>
      </w:ins>
      <w:del w:id="122" w:author="Vedanshi Mishra" w:date="2026-09-15T14:57:00Z" w16du:dateUtc="2026-09-15T09:27:00Z">
        <w:r w:rsidR="00CB67A9" w:rsidRPr="00CB67A9" w:rsidDel="002916F1">
          <w:delText>s</w:delText>
        </w:r>
      </w:del>
      <w:r w:rsidR="00CB67A9" w:rsidRPr="00CB67A9">
        <w:t>ee also Article 13 of the MLAT, which prescribes the contents of a request for assistance, including details of the requesting authority, nature of the proceedings and relevant facts and law, purpose and nature of assistance sought, identity/location information concerning the relevant person and, where applicable, information concerning the relevant property or evidence. Applicable translation and certification requirements would also need to be complied with.</w:t>
      </w:r>
    </w:p>
  </w:footnote>
  <w:footnote w:id="7">
    <w:p w14:paraId="4AD8D4E6" w14:textId="1363DE88" w:rsidR="00757CC9" w:rsidRPr="00757CC9" w:rsidRDefault="00757CC9">
      <w:pPr>
        <w:pStyle w:val="FootnoteText"/>
        <w:ind w:left="0"/>
        <w:rPr>
          <w:lang w:val="en-US"/>
          <w:rPrChange w:id="127" w:author="Aryan Sharma" w:date="2026-09-15T16:23:00Z" w16du:dateUtc="2026-09-15T10:53:00Z">
            <w:rPr/>
          </w:rPrChange>
        </w:rPr>
        <w:pPrChange w:id="128" w:author="Aryan Sharma" w:date="2026-09-15T16:23:00Z" w16du:dateUtc="2026-09-15T10:53:00Z">
          <w:pPr>
            <w:pStyle w:val="FootnoteText"/>
          </w:pPr>
        </w:pPrChange>
      </w:pPr>
      <w:ins w:id="129" w:author="Aryan Sharma" w:date="2026-09-15T16:23:00Z" w16du:dateUtc="2026-09-15T10:53:00Z">
        <w:r>
          <w:rPr>
            <w:rStyle w:val="FootnoteReference"/>
          </w:rPr>
          <w:footnoteRef/>
        </w:r>
      </w:ins>
      <w:ins w:id="130" w:author="Aryan Sharma" w:date="2026-09-15T17:36:00Z" w16du:dateUtc="2026-09-15T12:06:00Z">
        <w:r w:rsidR="00A607B5">
          <w:rPr>
            <w:lang w:val="en-US"/>
          </w:rPr>
          <w:t xml:space="preserve"> </w:t>
        </w:r>
      </w:ins>
      <w:ins w:id="131" w:author="Aryan Sharma" w:date="2026-09-15T16:23:00Z" w16du:dateUtc="2026-09-15T10:53:00Z">
        <w:r>
          <w:rPr>
            <w:lang w:val="en-US"/>
          </w:rPr>
          <w:t>Section 115(3)</w:t>
        </w:r>
      </w:ins>
      <w:ins w:id="132" w:author="Aryan Sharma" w:date="2026-09-15T17:36:00Z" w16du:dateUtc="2026-09-15T12:06:00Z">
        <w:r w:rsidR="00A607B5">
          <w:rPr>
            <w:lang w:val="en-US"/>
          </w:rPr>
          <w:t xml:space="preserve">, </w:t>
        </w:r>
      </w:ins>
      <w:ins w:id="133" w:author="Aryan Sharma" w:date="2026-09-15T16:23:00Z" w16du:dateUtc="2026-09-15T10:53:00Z">
        <w:r>
          <w:rPr>
            <w:lang w:val="en-US"/>
          </w:rPr>
          <w:t>BNSS</w:t>
        </w:r>
      </w:ins>
      <w:ins w:id="134" w:author="Vedanshi Mishra" w:date="2026-09-15T21:39:00Z" w16du:dateUtc="2026-09-15T16:09:00Z">
        <w:r w:rsidR="005118E0">
          <w:rPr>
            <w:lang w:val="en-US"/>
          </w:rPr>
          <w:t>; Section 58</w:t>
        </w:r>
      </w:ins>
      <w:ins w:id="135" w:author="Vedanshi Mishra" w:date="2026-09-15T21:46:00Z" w16du:dateUtc="2026-09-15T16:16:00Z">
        <w:r w:rsidR="005B0B2E">
          <w:rPr>
            <w:lang w:val="en-US"/>
          </w:rPr>
          <w:t>B</w:t>
        </w:r>
      </w:ins>
      <w:ins w:id="136" w:author="Vedanshi Mishra" w:date="2026-09-15T21:39:00Z" w16du:dateUtc="2026-09-15T16:09:00Z">
        <w:r w:rsidR="005118E0">
          <w:rPr>
            <w:lang w:val="en-US"/>
          </w:rPr>
          <w:t>, PMLA</w:t>
        </w:r>
      </w:ins>
    </w:p>
  </w:footnote>
  <w:footnote w:id="8">
    <w:p w14:paraId="302A10C0" w14:textId="3CB67669" w:rsidR="00757CC9" w:rsidRPr="00757CC9" w:rsidRDefault="00757CC9">
      <w:pPr>
        <w:pStyle w:val="FootnoteText"/>
        <w:ind w:left="0"/>
        <w:rPr>
          <w:lang w:val="en-US"/>
          <w:rPrChange w:id="138" w:author="Aryan Sharma" w:date="2026-09-15T16:24:00Z" w16du:dateUtc="2026-09-15T10:54:00Z">
            <w:rPr/>
          </w:rPrChange>
        </w:rPr>
        <w:pPrChange w:id="139" w:author="Aryan Sharma" w:date="2026-09-15T16:24:00Z" w16du:dateUtc="2026-09-15T10:54:00Z">
          <w:pPr>
            <w:pStyle w:val="FootnoteText"/>
          </w:pPr>
        </w:pPrChange>
      </w:pPr>
      <w:ins w:id="140" w:author="Aryan Sharma" w:date="2026-09-15T16:24:00Z" w16du:dateUtc="2026-09-15T10:54:00Z">
        <w:r>
          <w:rPr>
            <w:rStyle w:val="FootnoteReference"/>
          </w:rPr>
          <w:footnoteRef/>
        </w:r>
        <w:r>
          <w:t xml:space="preserve"> </w:t>
        </w:r>
        <w:r w:rsidRPr="003A699F">
          <w:t>Section 116</w:t>
        </w:r>
      </w:ins>
      <w:ins w:id="141" w:author="Aryan Sharma" w:date="2026-09-15T17:36:00Z" w16du:dateUtc="2026-09-15T12:06:00Z">
        <w:r w:rsidR="00A607B5">
          <w:t xml:space="preserve">, </w:t>
        </w:r>
      </w:ins>
      <w:ins w:id="142" w:author="Aryan Sharma" w:date="2026-09-15T16:24:00Z" w16du:dateUtc="2026-09-15T10:54:00Z">
        <w:r w:rsidRPr="003A699F">
          <w:t>BNSS</w:t>
        </w:r>
      </w:ins>
    </w:p>
  </w:footnote>
  <w:footnote w:id="9">
    <w:p w14:paraId="43C7D7A3" w14:textId="16B06AEA" w:rsidR="00D64E9B" w:rsidRPr="00D64E9B" w:rsidRDefault="00D64E9B">
      <w:pPr>
        <w:pStyle w:val="FootnoteText"/>
        <w:ind w:left="0"/>
        <w:rPr>
          <w:lang w:val="en-US"/>
          <w:rPrChange w:id="144" w:author="Aryan Sharma" w:date="2026-09-15T16:24:00Z" w16du:dateUtc="2026-09-15T10:54:00Z">
            <w:rPr/>
          </w:rPrChange>
        </w:rPr>
        <w:pPrChange w:id="145" w:author="Aryan Sharma" w:date="2026-09-15T16:24:00Z" w16du:dateUtc="2026-09-15T10:54:00Z">
          <w:pPr>
            <w:pStyle w:val="FootnoteText"/>
          </w:pPr>
        </w:pPrChange>
      </w:pPr>
      <w:ins w:id="146" w:author="Aryan Sharma" w:date="2026-09-15T16:24:00Z" w16du:dateUtc="2026-09-15T10:54:00Z">
        <w:r>
          <w:rPr>
            <w:rStyle w:val="FootnoteReference"/>
          </w:rPr>
          <w:footnoteRef/>
        </w:r>
      </w:ins>
      <w:ins w:id="147" w:author="Aryan Sharma" w:date="2026-09-15T16:25:00Z" w16du:dateUtc="2026-09-15T10:55:00Z">
        <w:r>
          <w:t xml:space="preserve"> </w:t>
        </w:r>
      </w:ins>
      <w:ins w:id="148" w:author="Aryan Sharma" w:date="2026-09-15T16:24:00Z" w16du:dateUtc="2026-09-15T10:54:00Z">
        <w:r>
          <w:t>Section 117</w:t>
        </w:r>
      </w:ins>
      <w:ins w:id="149" w:author="Aryan Sharma" w:date="2026-09-15T17:37:00Z" w16du:dateUtc="2026-09-15T12:07:00Z">
        <w:r w:rsidR="00A607B5">
          <w:t xml:space="preserve">, </w:t>
        </w:r>
      </w:ins>
      <w:ins w:id="150" w:author="Aryan Sharma" w:date="2026-09-15T16:24:00Z" w16du:dateUtc="2026-09-15T10:54:00Z">
        <w:r>
          <w:t>BNSS</w:t>
        </w:r>
      </w:ins>
    </w:p>
  </w:footnote>
  <w:footnote w:id="10">
    <w:p w14:paraId="062C3C15" w14:textId="54865A6D" w:rsidR="00D64E9B" w:rsidRPr="00D64E9B" w:rsidRDefault="00D64E9B">
      <w:pPr>
        <w:pStyle w:val="FootnoteText"/>
        <w:ind w:left="0"/>
        <w:rPr>
          <w:lang w:val="en-US"/>
          <w:rPrChange w:id="152" w:author="Aryan Sharma" w:date="2026-09-15T16:25:00Z" w16du:dateUtc="2026-09-15T10:55:00Z">
            <w:rPr/>
          </w:rPrChange>
        </w:rPr>
        <w:pPrChange w:id="153" w:author="Aryan Sharma" w:date="2026-09-15T16:25:00Z" w16du:dateUtc="2026-09-15T10:55:00Z">
          <w:pPr>
            <w:pStyle w:val="FootnoteText"/>
          </w:pPr>
        </w:pPrChange>
      </w:pPr>
      <w:ins w:id="154" w:author="Aryan Sharma" w:date="2026-09-15T16:25:00Z" w16du:dateUtc="2026-09-15T10:55:00Z">
        <w:r>
          <w:rPr>
            <w:rStyle w:val="FootnoteReference"/>
          </w:rPr>
          <w:footnoteRef/>
        </w:r>
        <w:r>
          <w:t xml:space="preserve"> Section </w:t>
        </w:r>
      </w:ins>
      <w:ins w:id="155" w:author="Aryan Sharma" w:date="2026-09-15T16:26:00Z" w16du:dateUtc="2026-09-15T10:56:00Z">
        <w:r>
          <w:t>119 and 120</w:t>
        </w:r>
      </w:ins>
      <w:ins w:id="156" w:author="Aryan Sharma" w:date="2026-09-15T17:37:00Z" w16du:dateUtc="2026-09-15T12:07:00Z">
        <w:r w:rsidR="00A607B5">
          <w:t xml:space="preserve">, </w:t>
        </w:r>
      </w:ins>
      <w:ins w:id="157" w:author="Aryan Sharma" w:date="2026-09-15T16:26:00Z" w16du:dateUtc="2026-09-15T10:56:00Z">
        <w:r>
          <w:t xml:space="preserve">BNSS </w:t>
        </w:r>
      </w:ins>
    </w:p>
  </w:footnote>
  <w:footnote w:id="11">
    <w:p w14:paraId="7E24EAF1" w14:textId="1FC59395" w:rsidR="00D64E9B" w:rsidRPr="00D64E9B" w:rsidRDefault="00D64E9B">
      <w:pPr>
        <w:pStyle w:val="FootnoteText"/>
        <w:ind w:left="0"/>
        <w:rPr>
          <w:lang w:val="en-US"/>
          <w:rPrChange w:id="161" w:author="Aryan Sharma" w:date="2026-09-15T16:26:00Z" w16du:dateUtc="2026-09-15T10:56:00Z">
            <w:rPr/>
          </w:rPrChange>
        </w:rPr>
        <w:pPrChange w:id="162" w:author="Aryan Sharma" w:date="2026-09-15T16:26:00Z" w16du:dateUtc="2026-09-15T10:56:00Z">
          <w:pPr>
            <w:pStyle w:val="FootnoteText"/>
          </w:pPr>
        </w:pPrChange>
      </w:pPr>
      <w:ins w:id="163" w:author="Aryan Sharma" w:date="2026-09-15T16:26:00Z" w16du:dateUtc="2026-09-15T10:56:00Z">
        <w:r>
          <w:rPr>
            <w:rStyle w:val="FootnoteReference"/>
          </w:rPr>
          <w:footnoteRef/>
        </w:r>
        <w:r>
          <w:rPr>
            <w:lang w:val="en-US"/>
          </w:rPr>
          <w:t xml:space="preserve"> Section 120(</w:t>
        </w:r>
        <w:del w:id="164" w:author="Natasha Kavalakkat" w:date="2026-09-15T18:38:00Z" w16du:dateUtc="2026-09-15T14:38:00Z">
          <w:r w:rsidDel="001C6106">
            <w:rPr>
              <w:lang w:val="en-US"/>
            </w:rPr>
            <w:delText>2</w:delText>
          </w:r>
        </w:del>
      </w:ins>
      <w:ins w:id="165" w:author="Natasha Kavalakkat" w:date="2026-09-15T18:38:00Z" w16du:dateUtc="2026-09-15T14:38:00Z">
        <w:r w:rsidR="001C6106">
          <w:rPr>
            <w:lang w:val="en-US"/>
          </w:rPr>
          <w:t>3</w:t>
        </w:r>
      </w:ins>
      <w:ins w:id="166" w:author="Aryan Sharma" w:date="2026-09-15T16:26:00Z" w16du:dateUtc="2026-09-15T10:56:00Z">
        <w:r>
          <w:rPr>
            <w:lang w:val="en-US"/>
          </w:rPr>
          <w:t>)</w:t>
        </w:r>
      </w:ins>
      <w:ins w:id="167" w:author="Aryan Sharma" w:date="2026-09-15T17:37:00Z" w16du:dateUtc="2026-09-15T12:07:00Z">
        <w:r w:rsidR="00A607B5">
          <w:rPr>
            <w:lang w:val="en-US"/>
          </w:rPr>
          <w:t xml:space="preserve">, </w:t>
        </w:r>
      </w:ins>
      <w:ins w:id="168" w:author="Aryan Sharma" w:date="2026-09-15T16:26:00Z" w16du:dateUtc="2026-09-15T10:56:00Z">
        <w:r>
          <w:rPr>
            <w:lang w:val="en-US"/>
          </w:rPr>
          <w:t>BNSS</w:t>
        </w:r>
      </w:ins>
    </w:p>
  </w:footnote>
  <w:footnote w:id="12">
    <w:p w14:paraId="56653CBA" w14:textId="77777777" w:rsidR="002F150B" w:rsidRPr="008A1481" w:rsidRDefault="002F150B" w:rsidP="002F150B">
      <w:pPr>
        <w:pStyle w:val="FootnoteText"/>
        <w:ind w:left="0"/>
        <w:rPr>
          <w:ins w:id="183" w:author="Natasha Kavalakkat" w:date="2026-09-15T18:53:00Z" w16du:dateUtc="2026-09-15T14:53:00Z"/>
          <w:lang w:val="en-US"/>
        </w:rPr>
      </w:pPr>
      <w:ins w:id="184" w:author="Natasha Kavalakkat" w:date="2026-09-15T18:53:00Z" w16du:dateUtc="2026-09-15T14:53:00Z">
        <w:r>
          <w:rPr>
            <w:rStyle w:val="FootnoteReference"/>
          </w:rPr>
          <w:footnoteRef/>
        </w:r>
        <w:r>
          <w:t xml:space="preserve"> </w:t>
        </w:r>
        <w:r w:rsidRPr="00751B8A">
          <w:t xml:space="preserve">See Articles 1 and 3 of the </w:t>
        </w:r>
        <w:r w:rsidRPr="00751B8A">
          <w:rPr>
            <w:i/>
            <w:iCs/>
          </w:rPr>
          <w:t>Specific Rules Governing the Publication/Circulation of Silver Notices/Silver Diffusions in the Context of the 2025 Pilot</w:t>
        </w:r>
        <w:r w:rsidRPr="00751B8A">
          <w:t>. Article 1 provides that Silver Notices and Silver Diffusions are limited to non-coercive measures for locating, identifying, obtaining information concerning, or monitoring assets. Article 3 provides that, once an asset is located, the country where it is located informs the requesting National Central Bureau and the INTERPOL General Secretariat of the procedure required for further action, and the General Secretariat may facilitate the transmission of documents relating to subsequent monitoring, restraint or confiscation measures under the applicable national laws and international treaties.</w:t>
        </w:r>
      </w:ins>
    </w:p>
  </w:footnote>
  <w:footnote w:id="13">
    <w:p w14:paraId="1DF26AC4" w14:textId="77777777" w:rsidR="002F150B" w:rsidRPr="00015D7B" w:rsidRDefault="002F150B" w:rsidP="002F150B">
      <w:pPr>
        <w:pStyle w:val="FootnoteText"/>
        <w:ind w:left="0"/>
        <w:rPr>
          <w:ins w:id="189" w:author="Natasha Kavalakkat" w:date="2026-09-15T18:53:00Z" w16du:dateUtc="2026-09-15T14:53:00Z"/>
          <w:szCs w:val="16"/>
          <w:lang w:val="en-IN"/>
        </w:rPr>
      </w:pPr>
      <w:ins w:id="190" w:author="Natasha Kavalakkat" w:date="2026-09-15T18:53:00Z" w16du:dateUtc="2026-09-15T14:53:00Z">
        <w:r w:rsidRPr="00015D7B">
          <w:rPr>
            <w:rStyle w:val="FootnoteReference"/>
            <w:szCs w:val="16"/>
          </w:rPr>
          <w:footnoteRef/>
        </w:r>
        <w:r w:rsidRPr="00015D7B">
          <w:rPr>
            <w:szCs w:val="16"/>
          </w:rPr>
          <w:t xml:space="preserve"> The </w:t>
        </w:r>
        <w:r>
          <w:fldChar w:fldCharType="begin"/>
        </w:r>
        <w:r>
          <w:instrText>HYPERLINK "https://www.interpol.int/en/How-we-work/Notices"</w:instrText>
        </w:r>
        <w:r>
          <w:fldChar w:fldCharType="separate"/>
        </w:r>
        <w:r w:rsidRPr="00751B8A">
          <w:rPr>
            <w:rStyle w:val="Hyperlink"/>
            <w:szCs w:val="16"/>
          </w:rPr>
          <w:t>INTERPOL Homepage on Notices</w:t>
        </w:r>
        <w:r>
          <w:fldChar w:fldCharType="end"/>
        </w:r>
        <w:r>
          <w:rPr>
            <w:szCs w:val="16"/>
          </w:rPr>
          <w:t xml:space="preserve"> </w:t>
        </w:r>
        <w:r w:rsidRPr="00015D7B">
          <w:rPr>
            <w:szCs w:val="16"/>
          </w:rPr>
          <w:t>states tha</w:t>
        </w:r>
        <w:r w:rsidRPr="00E22EC6">
          <w:rPr>
            <w:szCs w:val="16"/>
          </w:rPr>
          <w:t>t “</w:t>
        </w:r>
        <w:r w:rsidRPr="008A1481">
          <w:rPr>
            <w:i/>
            <w:iCs/>
            <w:szCs w:val="16"/>
          </w:rPr>
          <w:t>INTERPOL notices are international requests for cooperation or alerts allowing police in member countries to share critical crime-related information</w:t>
        </w:r>
        <w:r>
          <w:rPr>
            <w:szCs w:val="16"/>
          </w:rPr>
          <w:t xml:space="preserve">; </w:t>
        </w:r>
        <w:r w:rsidRPr="000156D5">
          <w:rPr>
            <w:szCs w:val="16"/>
          </w:rPr>
          <w:t xml:space="preserve">INTERPOL Rules on the Processing of Data, including Articles 82–88 in relation to Red and Blue Notices and Articles 97–100 in relation to Diffusions. </w:t>
        </w:r>
      </w:ins>
    </w:p>
  </w:footnote>
  <w:footnote w:id="14">
    <w:p w14:paraId="5740E62A" w14:textId="77777777" w:rsidR="00BB065A" w:rsidRPr="008A1481" w:rsidDel="002F150B" w:rsidRDefault="00BB065A" w:rsidP="00BB065A">
      <w:pPr>
        <w:pStyle w:val="FootnoteText"/>
        <w:ind w:left="0"/>
        <w:rPr>
          <w:ins w:id="205" w:author="Aryan Sharma" w:date="2026-09-15T19:44:00Z" w16du:dateUtc="2026-09-15T14:14:00Z"/>
          <w:del w:id="206" w:author="Natasha Kavalakkat" w:date="2026-09-15T18:53:00Z" w16du:dateUtc="2026-09-15T14:53:00Z"/>
          <w:lang w:val="en-US"/>
        </w:rPr>
      </w:pPr>
      <w:ins w:id="207" w:author="Aryan Sharma" w:date="2026-09-15T19:44:00Z" w16du:dateUtc="2026-09-15T14:14:00Z">
        <w:del w:id="208" w:author="Natasha Kavalakkat" w:date="2026-09-15T18:53:00Z" w16du:dateUtc="2026-09-15T14:53:00Z">
          <w:r w:rsidDel="002F150B">
            <w:rPr>
              <w:rStyle w:val="FootnoteReference"/>
            </w:rPr>
            <w:footnoteRef/>
          </w:r>
          <w:r w:rsidDel="002F150B">
            <w:delText xml:space="preserve"> </w:delText>
          </w:r>
          <w:r w:rsidRPr="00751B8A" w:rsidDel="002F150B">
            <w:delText xml:space="preserve">See Articles 1 and 3 of the </w:delText>
          </w:r>
          <w:r w:rsidRPr="00751B8A" w:rsidDel="002F150B">
            <w:rPr>
              <w:i/>
              <w:iCs/>
            </w:rPr>
            <w:delText>Specific Rules Governing the Publication/Circulation of Silver Notices/Silver Diffusions in the Context of the 2025 Pilot</w:delText>
          </w:r>
          <w:r w:rsidRPr="00751B8A" w:rsidDel="002F150B">
            <w:delText>. Article 1 provides that Silver Notices and Silver Diffusions are limited to non-coercive measures for locating, identifying, obtaining information concerning, or monitoring assets. Article 3 provides that, once an asset is located, the country where it is located informs the requesting National Central Bureau and the INTERPOL General Secretariat of the procedure required for further action, and the General Secretariat may facilitate the transmission of documents relating to subsequent monitoring, restraint or confiscation measures under the applicable national laws and international treaties.</w:delText>
          </w:r>
        </w:del>
      </w:ins>
    </w:p>
  </w:footnote>
  <w:footnote w:id="15">
    <w:p w14:paraId="00B00634" w14:textId="77777777" w:rsidR="00BB065A" w:rsidRPr="00015D7B" w:rsidDel="001C7A16" w:rsidRDefault="00BB065A" w:rsidP="00BB065A">
      <w:pPr>
        <w:pStyle w:val="FootnoteText"/>
        <w:ind w:left="0"/>
        <w:rPr>
          <w:ins w:id="231" w:author="Aryan Sharma" w:date="2026-09-15T19:44:00Z" w16du:dateUtc="2026-09-15T14:14:00Z"/>
          <w:del w:id="232" w:author="Vedanshi Mishra" w:date="2026-09-15T21:21:00Z" w16du:dateUtc="2026-09-15T15:51:00Z"/>
          <w:szCs w:val="16"/>
          <w:lang w:val="en-IN"/>
        </w:rPr>
      </w:pPr>
      <w:ins w:id="233" w:author="Aryan Sharma" w:date="2026-09-15T19:44:00Z" w16du:dateUtc="2026-09-15T14:14:00Z">
        <w:del w:id="234" w:author="Vedanshi Mishra" w:date="2026-09-15T21:21:00Z" w16du:dateUtc="2026-09-15T15:51:00Z">
          <w:r w:rsidRPr="00015D7B" w:rsidDel="001C7A16">
            <w:rPr>
              <w:rStyle w:val="FootnoteReference"/>
              <w:szCs w:val="16"/>
            </w:rPr>
            <w:footnoteRef/>
          </w:r>
          <w:r w:rsidRPr="00015D7B" w:rsidDel="001C7A16">
            <w:rPr>
              <w:szCs w:val="16"/>
            </w:rPr>
            <w:delText xml:space="preserve"> The </w:delText>
          </w:r>
          <w:r w:rsidDel="001C7A16">
            <w:fldChar w:fldCharType="begin"/>
          </w:r>
          <w:r w:rsidDel="001C7A16">
            <w:delInstrText>HYPERLINK "https://www.interpol.int/en/How-we-work/Notices"</w:delInstrText>
          </w:r>
          <w:r w:rsidDel="001C7A16">
            <w:fldChar w:fldCharType="separate"/>
          </w:r>
          <w:r w:rsidRPr="00751B8A" w:rsidDel="001C7A16">
            <w:rPr>
              <w:rStyle w:val="Hyperlink"/>
              <w:szCs w:val="16"/>
            </w:rPr>
            <w:delText>INTERPOL Homepage on Notices</w:delText>
          </w:r>
          <w:r w:rsidDel="001C7A16">
            <w:fldChar w:fldCharType="end"/>
          </w:r>
          <w:r w:rsidDel="001C7A16">
            <w:rPr>
              <w:szCs w:val="16"/>
            </w:rPr>
            <w:delText xml:space="preserve"> </w:delText>
          </w:r>
          <w:r w:rsidRPr="00015D7B" w:rsidDel="001C7A16">
            <w:rPr>
              <w:szCs w:val="16"/>
            </w:rPr>
            <w:delText>states tha</w:delText>
          </w:r>
          <w:r w:rsidRPr="00E22EC6" w:rsidDel="001C7A16">
            <w:rPr>
              <w:szCs w:val="16"/>
            </w:rPr>
            <w:delText>t “</w:delText>
          </w:r>
          <w:r w:rsidRPr="008A1481" w:rsidDel="001C7A16">
            <w:rPr>
              <w:i/>
              <w:iCs/>
              <w:szCs w:val="16"/>
            </w:rPr>
            <w:delText>INTERPOL notices are international requests for cooperation or alerts allowing police in member countries to share critical crime-related information</w:delText>
          </w:r>
          <w:r w:rsidDel="001C7A16">
            <w:rPr>
              <w:szCs w:val="16"/>
            </w:rPr>
            <w:delText xml:space="preserve">; </w:delText>
          </w:r>
          <w:r w:rsidRPr="000156D5" w:rsidDel="001C7A16">
            <w:rPr>
              <w:szCs w:val="16"/>
            </w:rPr>
            <w:delText xml:space="preserve">INTERPOL Rules on the Processing of Data, including Articles 82–88 in relation to Red and Blue Notices and Articles 97–100 in relation to Diffusions. </w:delText>
          </w:r>
        </w:del>
      </w:ins>
    </w:p>
  </w:footnote>
  <w:footnote w:id="16">
    <w:p w14:paraId="32F6EDCA" w14:textId="42C83BBB" w:rsidR="00751B8A" w:rsidRPr="008A1481" w:rsidDel="00AB3187" w:rsidRDefault="00751B8A" w:rsidP="00E95962">
      <w:pPr>
        <w:pStyle w:val="FootnoteText"/>
        <w:ind w:left="0"/>
        <w:rPr>
          <w:del w:id="272" w:author="Aryan Sharma" w:date="2026-09-15T16:49:00Z" w16du:dateUtc="2026-09-15T11:19:00Z"/>
          <w:lang w:val="en-US"/>
        </w:rPr>
      </w:pPr>
      <w:del w:id="273" w:author="Aryan Sharma" w:date="2026-09-15T16:49:00Z" w16du:dateUtc="2026-09-15T11:19:00Z">
        <w:r w:rsidDel="00AB3187">
          <w:rPr>
            <w:rStyle w:val="FootnoteReference"/>
          </w:rPr>
          <w:footnoteRef/>
        </w:r>
        <w:r w:rsidDel="00AB3187">
          <w:delText xml:space="preserve"> </w:delText>
        </w:r>
        <w:r w:rsidRPr="00751B8A" w:rsidDel="00AB3187">
          <w:delText xml:space="preserve">See Articles 1 and 3 of the </w:delText>
        </w:r>
        <w:r w:rsidRPr="00751B8A" w:rsidDel="00AB3187">
          <w:rPr>
            <w:i/>
            <w:iCs/>
          </w:rPr>
          <w:delText>Specific Rules Governing the Publication/Circulation of Silver Notices/Silver Diffusions in the Context of the 2025 Pilot</w:delText>
        </w:r>
        <w:r w:rsidRPr="00751B8A" w:rsidDel="00AB3187">
          <w:delText>. Article 1 provides that Silver Notices and Silver Diffusions are limited to non-coercive measures for locating, identifying, obtaining information concerning, or monitoring assets. Article 3 provides that, once an asset is located, the country where it is located informs the requesting National Central Bureau and the INTERPOL General Secretariat of the procedure required for further action, and the General Secretariat may facilitate the transmission of documents relating to subsequent monitoring, restraint or confiscation measures under the applicable national laws and international treaties.</w:delText>
        </w:r>
      </w:del>
    </w:p>
  </w:footnote>
  <w:footnote w:id="17">
    <w:p w14:paraId="29F04792" w14:textId="531D3689" w:rsidR="00A27C0E" w:rsidRPr="00A27C0E" w:rsidDel="00D64E9B" w:rsidRDefault="00A27C0E" w:rsidP="00E95962">
      <w:pPr>
        <w:pStyle w:val="FootnoteText"/>
        <w:ind w:left="0"/>
        <w:rPr>
          <w:del w:id="275" w:author="Aryan Sharma" w:date="2026-09-15T16:32:00Z" w16du:dateUtc="2026-09-15T11:02:00Z"/>
        </w:rPr>
      </w:pPr>
      <w:del w:id="276" w:author="Aryan Sharma" w:date="2026-09-15T16:32:00Z" w16du:dateUtc="2026-09-15T11:02:00Z">
        <w:r w:rsidDel="00D64E9B">
          <w:rPr>
            <w:rStyle w:val="FootnoteReference"/>
          </w:rPr>
          <w:footnoteRef/>
        </w:r>
        <w:r w:rsidDel="00D64E9B">
          <w:delText xml:space="preserve"> T</w:delText>
        </w:r>
        <w:r w:rsidRPr="003A699F" w:rsidDel="00D64E9B">
          <w:delText xml:space="preserve">his distinction was expressly recognised by the Delhi High Court at [47] of </w:delText>
        </w:r>
        <w:r w:rsidRPr="003A699F" w:rsidDel="00D64E9B">
          <w:rPr>
            <w:i/>
            <w:iCs/>
          </w:rPr>
          <w:delText>Rahul Saraf v. Union of India</w:delText>
        </w:r>
        <w:r w:rsidRPr="003A699F" w:rsidDel="00D64E9B">
          <w:delText xml:space="preserve">, </w:delText>
        </w:r>
        <w:r w:rsidRPr="003A699F" w:rsidDel="00D64E9B">
          <w:rPr>
            <w:lang w:val="en-IN"/>
          </w:rPr>
          <w:delText>2017 SCC OnLine Del 10965</w:delText>
        </w:r>
        <w:r w:rsidRPr="003A699F" w:rsidDel="00D64E9B">
          <w:delText xml:space="preserve">, where the CBI was executing a Russian request for assistance under the corresponding Section 166B of the </w:delText>
        </w:r>
        <w:r w:rsidDel="00D64E9B">
          <w:delText xml:space="preserve">former </w:delText>
        </w:r>
        <w:r w:rsidRPr="003A699F" w:rsidDel="00D64E9B">
          <w:delText xml:space="preserve">Code of Criminal Procedure, 1973. The Court specifically noted that </w:delText>
        </w:r>
        <w:r w:rsidR="00B45964" w:rsidDel="00D64E9B">
          <w:delText>“</w:delText>
        </w:r>
        <w:r w:rsidRPr="003A699F" w:rsidDel="00D64E9B">
          <w:rPr>
            <w:i/>
            <w:iCs/>
          </w:rPr>
          <w:delText>no offence has been registered against the petitioner regarding the subject matter for which request has been made</w:delText>
        </w:r>
        <w:r w:rsidR="00B45964" w:rsidDel="00D64E9B">
          <w:delText>”</w:delText>
        </w:r>
        <w:r w:rsidRPr="003A699F" w:rsidDel="00D64E9B">
          <w:delText>. Thus, execution of a Russian MLAT request in India does not, by itself, amount to registration or prosecution of the corresponding offence in India.</w:delText>
        </w:r>
      </w:del>
    </w:p>
  </w:footnote>
  <w:footnote w:id="18">
    <w:p w14:paraId="72AEFBD1" w14:textId="107B9AE9" w:rsidR="00E22EC6" w:rsidRPr="00015D7B" w:rsidDel="00AB3187" w:rsidRDefault="00E22EC6" w:rsidP="00E95962">
      <w:pPr>
        <w:pStyle w:val="FootnoteText"/>
        <w:ind w:left="0"/>
        <w:rPr>
          <w:del w:id="278" w:author="Aryan Sharma" w:date="2026-09-15T16:48:00Z" w16du:dateUtc="2026-09-15T11:18:00Z"/>
          <w:szCs w:val="16"/>
          <w:lang w:val="en-IN"/>
        </w:rPr>
      </w:pPr>
      <w:del w:id="279" w:author="Aryan Sharma" w:date="2026-09-15T16:48:00Z" w16du:dateUtc="2026-09-15T11:18:00Z">
        <w:r w:rsidRPr="00015D7B" w:rsidDel="00AB3187">
          <w:rPr>
            <w:rStyle w:val="FootnoteReference"/>
            <w:szCs w:val="16"/>
          </w:rPr>
          <w:footnoteRef/>
        </w:r>
        <w:r w:rsidRPr="00015D7B" w:rsidDel="00AB3187">
          <w:rPr>
            <w:szCs w:val="16"/>
          </w:rPr>
          <w:delText xml:space="preserve"> The </w:delText>
        </w:r>
        <w:r w:rsidDel="00AB3187">
          <w:fldChar w:fldCharType="begin"/>
        </w:r>
        <w:r w:rsidDel="00AB3187">
          <w:delInstrText>HYPERLINK "https://www.interpol.int/en/How-we-work/Notices"</w:delInstrText>
        </w:r>
        <w:r w:rsidDel="00AB3187">
          <w:fldChar w:fldCharType="separate"/>
        </w:r>
        <w:r w:rsidRPr="00751B8A" w:rsidDel="00AB3187">
          <w:rPr>
            <w:rStyle w:val="Hyperlink"/>
            <w:szCs w:val="16"/>
          </w:rPr>
          <w:delText>INTERPOL Homepage on Notices</w:delText>
        </w:r>
        <w:r w:rsidDel="00AB3187">
          <w:fldChar w:fldCharType="end"/>
        </w:r>
        <w:r w:rsidDel="00AB3187">
          <w:rPr>
            <w:szCs w:val="16"/>
          </w:rPr>
          <w:delText xml:space="preserve"> </w:delText>
        </w:r>
        <w:r w:rsidRPr="00015D7B" w:rsidDel="00AB3187">
          <w:rPr>
            <w:szCs w:val="16"/>
          </w:rPr>
          <w:delText>states tha</w:delText>
        </w:r>
        <w:r w:rsidRPr="00E22EC6" w:rsidDel="00AB3187">
          <w:rPr>
            <w:szCs w:val="16"/>
          </w:rPr>
          <w:delText xml:space="preserve">t </w:delText>
        </w:r>
        <w:r w:rsidR="00B45964" w:rsidDel="00AB3187">
          <w:rPr>
            <w:szCs w:val="16"/>
          </w:rPr>
          <w:delText>“</w:delText>
        </w:r>
        <w:r w:rsidRPr="008A1481" w:rsidDel="00AB3187">
          <w:rPr>
            <w:i/>
            <w:iCs/>
            <w:szCs w:val="16"/>
          </w:rPr>
          <w:delText>INTERPOL notices are international requests for cooperation or alerts allowing police in member countries to share critical crime-related information</w:delText>
        </w:r>
      </w:del>
      <w:ins w:id="280" w:author="Vedanshi Mishra" w:date="2026-09-15T14:58:00Z" w16du:dateUtc="2026-09-15T09:28:00Z">
        <w:del w:id="281" w:author="Aryan Sharma" w:date="2026-09-15T16:48:00Z" w16du:dateUtc="2026-09-15T11:18:00Z">
          <w:r w:rsidR="002916F1" w:rsidDel="00AB3187">
            <w:rPr>
              <w:szCs w:val="16"/>
            </w:rPr>
            <w:delText>”</w:delText>
          </w:r>
        </w:del>
      </w:ins>
      <w:del w:id="282" w:author="Aryan Sharma" w:date="2026-09-15T16:48:00Z" w16du:dateUtc="2026-09-15T11:18:00Z">
        <w:r w:rsidR="000156D5" w:rsidDel="00AB3187">
          <w:rPr>
            <w:szCs w:val="16"/>
          </w:rPr>
          <w:delText xml:space="preserve">; </w:delText>
        </w:r>
        <w:r w:rsidR="000156D5" w:rsidRPr="000156D5" w:rsidDel="00AB3187">
          <w:rPr>
            <w:szCs w:val="16"/>
          </w:rPr>
          <w:delText xml:space="preserve">INTERPOL Rules on the Processing of Data, including Articles 82–88 in relation to Red and Blue Notices and Articles 97–100 in relation to Diffusions. </w:delText>
        </w:r>
      </w:del>
    </w:p>
  </w:footnote>
  <w:footnote w:id="19">
    <w:p w14:paraId="794A42D3" w14:textId="77777777" w:rsidR="00D64E9B" w:rsidRPr="00A27C0E" w:rsidRDefault="00D64E9B" w:rsidP="00D64E9B">
      <w:pPr>
        <w:pStyle w:val="FootnoteText"/>
        <w:ind w:left="0"/>
        <w:rPr>
          <w:ins w:id="294" w:author="Aryan Sharma" w:date="2026-09-15T16:32:00Z" w16du:dateUtc="2026-09-15T11:02:00Z"/>
        </w:rPr>
      </w:pPr>
      <w:ins w:id="295" w:author="Aryan Sharma" w:date="2026-09-15T16:32:00Z" w16du:dateUtc="2026-09-15T11:02:00Z">
        <w:r>
          <w:rPr>
            <w:rStyle w:val="FootnoteReference"/>
          </w:rPr>
          <w:footnoteRef/>
        </w:r>
        <w:r>
          <w:t xml:space="preserve"> T</w:t>
        </w:r>
        <w:r w:rsidRPr="003A699F">
          <w:t xml:space="preserve">his distinction was expressly recognised by the Delhi High Court at [47] of </w:t>
        </w:r>
        <w:r w:rsidRPr="003A699F">
          <w:rPr>
            <w:i/>
            <w:iCs/>
          </w:rPr>
          <w:t>Rahul Saraf v Union of India</w:t>
        </w:r>
        <w:r w:rsidRPr="003A699F">
          <w:t xml:space="preserve">, </w:t>
        </w:r>
        <w:r w:rsidRPr="003A699F">
          <w:rPr>
            <w:lang w:val="en-IN"/>
          </w:rPr>
          <w:t>2017 SCC OnLine Del 10965</w:t>
        </w:r>
        <w:r w:rsidRPr="003A699F">
          <w:t xml:space="preserve">, where the CBI was executing a Russian request for assistance under the corresponding Section 166B of the </w:t>
        </w:r>
        <w:r>
          <w:t xml:space="preserve">former </w:t>
        </w:r>
        <w:r w:rsidRPr="003A699F">
          <w:t xml:space="preserve">Code of Criminal Procedure, 1973. The Court specifically noted that </w:t>
        </w:r>
        <w:r>
          <w:t>“</w:t>
        </w:r>
        <w:r w:rsidRPr="003A699F">
          <w:rPr>
            <w:i/>
            <w:iCs/>
          </w:rPr>
          <w:t>no offence has been registered against the petitioner regarding the subject matter for which request has been made</w:t>
        </w:r>
        <w:r>
          <w:t>”</w:t>
        </w:r>
        <w:r w:rsidRPr="003A699F">
          <w:t>. Thus, execution of a Russian MLAT request in India does not, by itself, amount to registration or prosecution of the corresponding offence in India.</w:t>
        </w:r>
      </w:ins>
    </w:p>
  </w:footnote>
  <w:footnote w:id="20">
    <w:p w14:paraId="70C498FD" w14:textId="51D117C8" w:rsidR="00D00230" w:rsidRPr="008A1481" w:rsidRDefault="00D00230" w:rsidP="00E95962">
      <w:pPr>
        <w:pStyle w:val="FootnoteText"/>
        <w:ind w:left="0"/>
        <w:rPr>
          <w:lang w:val="en-US"/>
        </w:rPr>
      </w:pPr>
      <w:r>
        <w:rPr>
          <w:rStyle w:val="FootnoteReference"/>
        </w:rPr>
        <w:footnoteRef/>
      </w:r>
      <w:r>
        <w:t xml:space="preserve"> </w:t>
      </w:r>
      <w:r w:rsidRPr="00D00230">
        <w:t xml:space="preserve">Article 12(4) of the MLAT permits India and Russia to agree on a different disposition of confiscated proceeds. In principle, this </w:t>
      </w:r>
      <w:r>
        <w:t>may</w:t>
      </w:r>
      <w:r w:rsidRPr="00D00230">
        <w:t xml:space="preserve"> allow some proceeds to be applied for GPB</w:t>
      </w:r>
      <w:r w:rsidR="00B45964">
        <w:t>’</w:t>
      </w:r>
      <w:r w:rsidRPr="00D00230">
        <w:t xml:space="preserve">s benefit. However, this would depend on the terms of any inter-governmental arrangement </w:t>
      </w:r>
      <w:r>
        <w:t xml:space="preserve">(if any) </w:t>
      </w:r>
      <w:r w:rsidRPr="00D00230">
        <w:t>and applicable Indian and Russian law. We have not identified any Indian precedent applying Article 12(4)</w:t>
      </w:r>
      <w:ins w:id="311" w:author="Vedanshi Mishra" w:date="2026-09-15T14:30:00Z" w16du:dateUtc="2026-09-15T09:00:00Z">
        <w:r w:rsidR="003140D0">
          <w:t xml:space="preserve"> of the MLAT</w:t>
        </w:r>
      </w:ins>
      <w:r w:rsidRPr="00D00230">
        <w:t>, or an analogous provision, to direct confiscated proceeds to a private creditor. Accordingly, this should be treated as a possible, but presently uncertain, recovery route.</w:t>
      </w:r>
    </w:p>
  </w:footnote>
  <w:footnote w:id="21">
    <w:p w14:paraId="7CF1FA1E" w14:textId="38C0D166" w:rsidR="00AB3187" w:rsidRPr="008538F1" w:rsidRDefault="00AB3187" w:rsidP="00AB3187">
      <w:pPr>
        <w:pStyle w:val="FootnoteText"/>
        <w:ind w:left="0"/>
        <w:rPr>
          <w:ins w:id="331" w:author="Aryan Sharma" w:date="2026-09-15T16:54:00Z" w16du:dateUtc="2026-09-15T11:24:00Z"/>
          <w:szCs w:val="16"/>
          <w:lang w:val="en-IN"/>
        </w:rPr>
      </w:pPr>
      <w:ins w:id="332" w:author="Aryan Sharma" w:date="2026-09-15T16:54:00Z" w16du:dateUtc="2026-09-15T11:24:00Z">
        <w:r w:rsidRPr="0012764D">
          <w:rPr>
            <w:rStyle w:val="FootnoteReference"/>
            <w:szCs w:val="16"/>
          </w:rPr>
          <w:footnoteRef/>
        </w:r>
        <w:r w:rsidRPr="0012764D">
          <w:rPr>
            <w:szCs w:val="16"/>
          </w:rPr>
          <w:t xml:space="preserve"> </w:t>
        </w:r>
      </w:ins>
      <w:ins w:id="333" w:author="Aryan Sharma" w:date="2026-09-15T16:55:00Z" w16du:dateUtc="2026-09-15T11:25:00Z">
        <w:r>
          <w:rPr>
            <w:szCs w:val="16"/>
          </w:rPr>
          <w:t xml:space="preserve">[4]-[10], </w:t>
        </w:r>
      </w:ins>
      <w:ins w:id="334" w:author="Aryan Sharma" w:date="2026-09-15T16:54:00Z" w16du:dateUtc="2026-09-15T11:24:00Z">
        <w:r w:rsidRPr="008538F1">
          <w:rPr>
            <w:szCs w:val="16"/>
          </w:rPr>
          <w:t xml:space="preserve">Response to Question 1, </w:t>
        </w:r>
      </w:ins>
      <w:ins w:id="335" w:author="Aryan Sharma" w:date="2026-09-15T16:55:00Z" w16du:dateUtc="2026-09-15T11:25:00Z">
        <w:r>
          <w:rPr>
            <w:szCs w:val="16"/>
          </w:rPr>
          <w:t>7 July Opinion</w:t>
        </w:r>
      </w:ins>
    </w:p>
  </w:footnote>
  <w:footnote w:id="22">
    <w:p w14:paraId="15E5AC23" w14:textId="575826E3" w:rsidR="00D00230" w:rsidRPr="008538F1" w:rsidDel="00AB3187" w:rsidRDefault="00D00230" w:rsidP="00E95962">
      <w:pPr>
        <w:pStyle w:val="FootnoteText"/>
        <w:ind w:left="0"/>
        <w:rPr>
          <w:del w:id="338" w:author="Aryan Sharma" w:date="2026-09-15T16:54:00Z" w16du:dateUtc="2026-09-15T11:24:00Z"/>
          <w:szCs w:val="16"/>
          <w:lang w:val="en-IN"/>
        </w:rPr>
      </w:pPr>
      <w:del w:id="339" w:author="Aryan Sharma" w:date="2026-09-15T16:54:00Z" w16du:dateUtc="2026-09-15T11:24:00Z">
        <w:r w:rsidRPr="0012764D" w:rsidDel="00AB3187">
          <w:rPr>
            <w:rStyle w:val="FootnoteReference"/>
            <w:szCs w:val="16"/>
          </w:rPr>
          <w:footnoteRef/>
        </w:r>
        <w:r w:rsidRPr="0012764D" w:rsidDel="00AB3187">
          <w:rPr>
            <w:szCs w:val="16"/>
          </w:rPr>
          <w:delText xml:space="preserve"> </w:delText>
        </w:r>
        <w:r w:rsidRPr="008538F1" w:rsidDel="00AB3187">
          <w:rPr>
            <w:szCs w:val="16"/>
          </w:rPr>
          <w:delText>Response to Question 1, Part A Recognition of Russian judgments and the Receiver</w:delText>
        </w:r>
        <w:r w:rsidR="00B45964" w:rsidDel="00AB3187">
          <w:rPr>
            <w:szCs w:val="16"/>
          </w:rPr>
          <w:delText>’</w:delText>
        </w:r>
        <w:r w:rsidRPr="008538F1" w:rsidDel="00AB3187">
          <w:rPr>
            <w:szCs w:val="16"/>
          </w:rPr>
          <w:delText>s powers (Paras 4-10).</w:delText>
        </w:r>
        <w:r w:rsidRPr="0012764D" w:rsidDel="00AB3187">
          <w:rPr>
            <w:b/>
            <w:bCs/>
            <w:szCs w:val="16"/>
            <w:lang w:val="en-IN"/>
          </w:rPr>
          <w:delText xml:space="preserve"> </w:delText>
        </w:r>
      </w:del>
    </w:p>
  </w:footnote>
  <w:footnote w:id="23">
    <w:p w14:paraId="0A098F55" w14:textId="77777777" w:rsidR="001A64EB" w:rsidRPr="007B54B1" w:rsidRDefault="001A64EB" w:rsidP="001A64EB">
      <w:pPr>
        <w:pStyle w:val="FootnoteText"/>
        <w:ind w:left="0"/>
        <w:rPr>
          <w:lang w:val="en-US"/>
        </w:rPr>
      </w:pPr>
      <w:r>
        <w:rPr>
          <w:rStyle w:val="FootnoteReference"/>
        </w:rPr>
        <w:footnoteRef/>
      </w:r>
      <w:r>
        <w:t xml:space="preserve"> </w:t>
      </w:r>
      <w:r>
        <w:rPr>
          <w:lang w:val="en-US"/>
        </w:rPr>
        <w:t xml:space="preserve">Section 61, </w:t>
      </w:r>
      <w:ins w:id="340" w:author="Vedanshi Mishra" w:date="2026-09-15T14:58:00Z">
        <w:r w:rsidRPr="002916F1">
          <w:t>Bharatiya Nyaya Sanhita</w:t>
        </w:r>
      </w:ins>
      <w:del w:id="341" w:author="Vedanshi Mishra" w:date="2026-09-15T14:58:00Z" w16du:dateUtc="2026-09-15T09:28:00Z">
        <w:r w:rsidDel="002916F1">
          <w:rPr>
            <w:lang w:val="en-US"/>
          </w:rPr>
          <w:delText>Bhartiya Nyaya Sanhita</w:delText>
        </w:r>
      </w:del>
      <w:r>
        <w:rPr>
          <w:lang w:val="en-US"/>
        </w:rPr>
        <w:t>, 2023 (“</w:t>
      </w:r>
      <w:r w:rsidRPr="00B7363C">
        <w:rPr>
          <w:b/>
          <w:bCs/>
          <w:lang w:val="en-US"/>
        </w:rPr>
        <w:t>BNS</w:t>
      </w:r>
      <w:r>
        <w:rPr>
          <w:lang w:val="en-US"/>
        </w:rPr>
        <w:t>”)</w:t>
      </w:r>
    </w:p>
  </w:footnote>
  <w:footnote w:id="24">
    <w:p w14:paraId="2BCC62AF" w14:textId="77777777" w:rsidR="001A64EB" w:rsidRPr="007B54B1" w:rsidRDefault="001A64EB" w:rsidP="001A64EB">
      <w:pPr>
        <w:pStyle w:val="FootnoteText"/>
        <w:ind w:left="0"/>
        <w:rPr>
          <w:lang w:val="en-US"/>
        </w:rPr>
      </w:pPr>
      <w:r>
        <w:rPr>
          <w:rStyle w:val="FootnoteReference"/>
        </w:rPr>
        <w:footnoteRef/>
      </w:r>
      <w:r>
        <w:t xml:space="preserve"> </w:t>
      </w:r>
      <w:r>
        <w:rPr>
          <w:lang w:val="en-US"/>
        </w:rPr>
        <w:t>Section 318, BNS</w:t>
      </w:r>
    </w:p>
  </w:footnote>
  <w:footnote w:id="25">
    <w:p w14:paraId="5AF28CE5" w14:textId="77777777" w:rsidR="001A64EB" w:rsidRPr="008A1481" w:rsidRDefault="001A64EB" w:rsidP="001A64EB">
      <w:pPr>
        <w:pStyle w:val="FootnoteText"/>
        <w:ind w:left="0"/>
        <w:rPr>
          <w:lang w:val="en-US"/>
        </w:rPr>
      </w:pPr>
      <w:r>
        <w:rPr>
          <w:rStyle w:val="FootnoteReference"/>
        </w:rPr>
        <w:footnoteRef/>
      </w:r>
      <w:r>
        <w:t xml:space="preserve"> </w:t>
      </w:r>
      <w:r>
        <w:rPr>
          <w:lang w:val="en-US"/>
        </w:rPr>
        <w:t xml:space="preserve">Section 320, BNS. </w:t>
      </w:r>
      <w:r w:rsidRPr="002038B3">
        <w:t>The applicable substantive criminal legislation will depend on when the relevant conduct occurred. The BNS came into force on 1 July 2024; conduct predating its commencement would fall to be considered under the Indian Penal Code, 1860 applicable at the relevant time.</w:t>
      </w:r>
    </w:p>
  </w:footnote>
  <w:footnote w:id="26">
    <w:p w14:paraId="2614054F" w14:textId="77777777" w:rsidR="001A64EB" w:rsidRPr="008A1481" w:rsidRDefault="001A64EB" w:rsidP="001A64EB">
      <w:pPr>
        <w:pStyle w:val="FootnoteText"/>
        <w:ind w:left="0"/>
        <w:rPr>
          <w:lang w:val="en-IN"/>
        </w:rPr>
      </w:pPr>
      <w:r>
        <w:rPr>
          <w:rStyle w:val="FootnoteReference"/>
        </w:rPr>
        <w:footnoteRef/>
      </w:r>
      <w:r>
        <w:t xml:space="preserve"> </w:t>
      </w:r>
      <w:r w:rsidRPr="00D3590D">
        <w:t xml:space="preserve">The discussion below addresses the procedural routes available </w:t>
      </w:r>
      <w:r w:rsidRPr="008A1481">
        <w:t>assuming that the underlying conduct, when examined on the evidence, satisfies the ingredients of an offence punishable under Indian law</w:t>
      </w:r>
      <w:r w:rsidRPr="00D3590D">
        <w:t>.</w:t>
      </w:r>
    </w:p>
  </w:footnote>
  <w:footnote w:id="27">
    <w:p w14:paraId="3068A98E" w14:textId="77777777" w:rsidR="005118E0" w:rsidRPr="000F6008" w:rsidRDefault="005118E0" w:rsidP="005118E0">
      <w:pPr>
        <w:pStyle w:val="FootnoteText"/>
        <w:ind w:left="0"/>
        <w:rPr>
          <w:ins w:id="358" w:author="Vedanshi Mishra" w:date="2026-09-15T21:34:00Z" w16du:dateUtc="2026-09-15T16:04:00Z"/>
          <w:lang w:val="en-IN"/>
        </w:rPr>
      </w:pPr>
      <w:ins w:id="359" w:author="Vedanshi Mishra" w:date="2026-09-15T21:34:00Z" w16du:dateUtc="2026-09-15T16:04:00Z">
        <w:r>
          <w:rPr>
            <w:rStyle w:val="FootnoteReference"/>
          </w:rPr>
          <w:footnoteRef/>
        </w:r>
        <w:r>
          <w:t xml:space="preserve"> For the present purposes, Part A of the Schedule to the PMLA is relevant which includes offences under the BNS such as criminal conspiracy, </w:t>
        </w:r>
        <w:r w:rsidRPr="0071577B">
          <w:t>Dishonest or fraudulent removal or concealment of property to prevent distribution among creditors</w:t>
        </w:r>
        <w:r>
          <w:t xml:space="preserve">, </w:t>
        </w:r>
        <w:r w:rsidRPr="0071577B">
          <w:t>Dishonest or fraudulent removal or concealment of property</w:t>
        </w:r>
        <w:r>
          <w:t xml:space="preserve"> etc. </w:t>
        </w:r>
      </w:ins>
    </w:p>
  </w:footnote>
  <w:footnote w:id="28">
    <w:p w14:paraId="3A0447BF" w14:textId="7698516C" w:rsidR="00E93ED3" w:rsidRPr="00E93ED3" w:rsidRDefault="00E93ED3" w:rsidP="00E93ED3">
      <w:pPr>
        <w:pStyle w:val="FootnoteText"/>
        <w:ind w:left="0"/>
        <w:rPr>
          <w:lang w:val="en-IN"/>
          <w:rPrChange w:id="365" w:author="Vedanshi Mishra" w:date="2026-09-15T21:52:00Z" w16du:dateUtc="2026-09-15T16:22:00Z">
            <w:rPr/>
          </w:rPrChange>
        </w:rPr>
        <w:pPrChange w:id="366" w:author="Vedanshi Mishra" w:date="2026-09-15T21:52:00Z" w16du:dateUtc="2026-09-15T16:22:00Z">
          <w:pPr>
            <w:pStyle w:val="FootnoteText"/>
          </w:pPr>
        </w:pPrChange>
      </w:pPr>
      <w:ins w:id="367" w:author="Vedanshi Mishra" w:date="2026-09-15T21:52:00Z" w16du:dateUtc="2026-09-15T16:22:00Z">
        <w:r>
          <w:rPr>
            <w:rStyle w:val="FootnoteReference"/>
          </w:rPr>
          <w:footnoteRef/>
        </w:r>
        <w:r>
          <w:t xml:space="preserve"> Section 2(1)(ra)</w:t>
        </w:r>
      </w:ins>
      <w:ins w:id="368" w:author="Vedanshi Mishra" w:date="2026-09-15T21:53:00Z" w16du:dateUtc="2026-09-15T16:23:00Z">
        <w:r>
          <w:t xml:space="preserve">, PMLA defines </w:t>
        </w:r>
      </w:ins>
      <w:ins w:id="369" w:author="Vedanshi Mishra" w:date="2026-09-15T21:54:00Z" w16du:dateUtc="2026-09-15T16:24:00Z">
        <w:r>
          <w:t xml:space="preserve">“offence of cross-border implications” </w:t>
        </w:r>
      </w:ins>
      <w:ins w:id="370" w:author="Vedanshi Mishra" w:date="2026-09-15T21:56:00Z">
        <w:r w:rsidRPr="00E93ED3">
          <w:t>to include conduct occurring outside India which constitutes an offence in that foreign jurisdiction, would have constituted an offence specified in Part A, B or C of the Schedule to the PMLA had it been committed in India, and where the person transfers, in any manner, the proceeds of such conduct or any part thereof to India; accordingly, where PMLA jurisdiction is sought to be founded on foreign predicate conduct under this provision, both the corresponding scheduled-offence requirement and the transfer of proceeds to India must be satisfied.</w:t>
        </w:r>
      </w:ins>
    </w:p>
  </w:footnote>
  <w:footnote w:id="29">
    <w:p w14:paraId="389F980B" w14:textId="0E51B762" w:rsidR="007135E9" w:rsidRPr="007135E9" w:rsidRDefault="007135E9">
      <w:pPr>
        <w:pStyle w:val="FootnoteText"/>
        <w:ind w:left="0"/>
        <w:rPr>
          <w:lang w:val="en-US"/>
          <w:rPrChange w:id="383" w:author="Aryan Sharma" w:date="2026-09-15T17:06:00Z" w16du:dateUtc="2026-09-15T11:36:00Z">
            <w:rPr/>
          </w:rPrChange>
        </w:rPr>
        <w:pPrChange w:id="384" w:author="Aryan Sharma" w:date="2026-09-15T17:07:00Z" w16du:dateUtc="2026-09-15T11:37:00Z">
          <w:pPr>
            <w:pStyle w:val="FootnoteText"/>
          </w:pPr>
        </w:pPrChange>
      </w:pPr>
      <w:ins w:id="385" w:author="Aryan Sharma" w:date="2026-09-15T17:06:00Z" w16du:dateUtc="2026-09-15T11:36:00Z">
        <w:r>
          <w:rPr>
            <w:rStyle w:val="FootnoteReference"/>
          </w:rPr>
          <w:footnoteRef/>
        </w:r>
        <w:r>
          <w:t xml:space="preserve"> </w:t>
        </w:r>
        <w:r>
          <w:rPr>
            <w:lang w:val="en-US"/>
          </w:rPr>
          <w:t xml:space="preserve">Section 3, </w:t>
        </w:r>
      </w:ins>
      <w:ins w:id="386" w:author="Aryan Sharma" w:date="2026-09-15T17:07:00Z" w16du:dateUtc="2026-09-15T11:37:00Z">
        <w:r>
          <w:rPr>
            <w:lang w:val="en-US"/>
          </w:rPr>
          <w:t>PMLA</w:t>
        </w:r>
      </w:ins>
    </w:p>
  </w:footnote>
  <w:footnote w:id="30">
    <w:p w14:paraId="5927C0B5" w14:textId="30B4CC89" w:rsidR="00833B79" w:rsidRPr="008A1481" w:rsidRDefault="00833B79" w:rsidP="00E95962">
      <w:pPr>
        <w:pStyle w:val="FootnoteText"/>
        <w:ind w:left="0"/>
        <w:rPr>
          <w:lang w:val="en-US"/>
        </w:rPr>
      </w:pPr>
      <w:r>
        <w:rPr>
          <w:rStyle w:val="FootnoteReference"/>
        </w:rPr>
        <w:footnoteRef/>
      </w:r>
      <w:r>
        <w:t xml:space="preserve"> </w:t>
      </w:r>
      <w:r w:rsidRPr="00833B79">
        <w:t xml:space="preserve">The </w:t>
      </w:r>
      <w:r w:rsidRPr="004A1238">
        <w:t>BNS</w:t>
      </w:r>
      <w:r w:rsidRPr="00833B79">
        <w:t xml:space="preserve"> is the principal substantive criminal law legislation in India</w:t>
      </w:r>
      <w:r>
        <w:rPr>
          <w:lang w:val="en-US"/>
        </w:rPr>
        <w:t>.</w:t>
      </w:r>
      <w:ins w:id="398" w:author="Vedanshi Mishra" w:date="2026-09-15T14:29:00Z" w16du:dateUtc="2026-09-15T08:59:00Z">
        <w:r w:rsidR="009A56C5">
          <w:rPr>
            <w:lang w:val="en-US"/>
          </w:rPr>
          <w:t xml:space="preserve"> </w:t>
        </w:r>
        <w:r w:rsidR="009A56C5">
          <w:t xml:space="preserve">Section 1(5) of the BNS is read with </w:t>
        </w:r>
        <w:r w:rsidR="009A56C5" w:rsidRPr="00003EE5">
          <w:rPr>
            <w:rFonts w:eastAsia="Times New Roman"/>
            <w:lang w:val="en-IN" w:eastAsia="en-IN"/>
          </w:rPr>
          <w:t xml:space="preserve">Section 208 of the </w:t>
        </w:r>
        <w:r w:rsidR="009A56C5">
          <w:rPr>
            <w:rFonts w:eastAsia="Times New Roman"/>
            <w:lang w:val="en-IN" w:eastAsia="en-IN"/>
          </w:rPr>
          <w:t xml:space="preserve">BNSS which </w:t>
        </w:r>
        <w:r w:rsidR="009A56C5" w:rsidRPr="00003EE5">
          <w:rPr>
            <w:rFonts w:eastAsia="Times New Roman"/>
            <w:lang w:val="en-IN" w:eastAsia="en-IN"/>
          </w:rPr>
          <w:t>provides that where an offence is committed outside India by an Indian citizen, he may be dealt with as if the offence had been committed at a place in India where he is found or where the offence is registered in India.</w:t>
        </w:r>
      </w:ins>
    </w:p>
  </w:footnote>
  <w:footnote w:id="31">
    <w:p w14:paraId="45EEED7D" w14:textId="7CFEB42B" w:rsidR="00EE604A" w:rsidRPr="008A1481" w:rsidDel="009A56C5" w:rsidRDefault="00EE604A" w:rsidP="00E95962">
      <w:pPr>
        <w:pStyle w:val="FootnoteText"/>
        <w:ind w:left="0"/>
        <w:rPr>
          <w:del w:id="400" w:author="Vedanshi Mishra" w:date="2026-09-15T14:30:00Z" w16du:dateUtc="2026-09-15T09:00:00Z"/>
          <w:lang w:val="en-US"/>
        </w:rPr>
      </w:pPr>
      <w:del w:id="401" w:author="Vedanshi Mishra" w:date="2026-09-15T14:30:00Z" w16du:dateUtc="2026-09-15T09:00:00Z">
        <w:r w:rsidDel="009A56C5">
          <w:rPr>
            <w:rStyle w:val="FootnoteReference"/>
          </w:rPr>
          <w:footnoteRef/>
        </w:r>
        <w:r w:rsidDel="009A56C5">
          <w:delText xml:space="preserve"> Section 1(5) of the BNS is read with </w:delText>
        </w:r>
        <w:r w:rsidRPr="00003EE5" w:rsidDel="009A56C5">
          <w:rPr>
            <w:rFonts w:eastAsia="Times New Roman"/>
            <w:lang w:val="en-IN" w:eastAsia="en-IN"/>
          </w:rPr>
          <w:delText xml:space="preserve">Section 208 of the </w:delText>
        </w:r>
        <w:r w:rsidDel="009A56C5">
          <w:rPr>
            <w:rFonts w:eastAsia="Times New Roman"/>
            <w:lang w:val="en-IN" w:eastAsia="en-IN"/>
          </w:rPr>
          <w:delText xml:space="preserve">BNSS which </w:delText>
        </w:r>
        <w:r w:rsidRPr="00003EE5" w:rsidDel="009A56C5">
          <w:rPr>
            <w:rFonts w:eastAsia="Times New Roman"/>
            <w:lang w:val="en-IN" w:eastAsia="en-IN"/>
          </w:rPr>
          <w:delText>provides that where an offence is committed outside India by an Indian citizen, he may be dealt with as if the offence had been committed at a place in India where he is found or where the offence is registered in India.</w:delText>
        </w:r>
      </w:del>
    </w:p>
  </w:footnote>
  <w:footnote w:id="32">
    <w:p w14:paraId="265FEE43" w14:textId="76A6CC58" w:rsidR="00EE604A" w:rsidRPr="008A1481" w:rsidRDefault="00EE604A" w:rsidP="00E95962">
      <w:pPr>
        <w:pStyle w:val="FootnoteText"/>
        <w:ind w:left="0"/>
        <w:rPr>
          <w:lang w:val="en-US"/>
        </w:rPr>
      </w:pPr>
      <w:r>
        <w:rPr>
          <w:rStyle w:val="FootnoteReference"/>
        </w:rPr>
        <w:footnoteRef/>
      </w:r>
      <w:r>
        <w:t xml:space="preserve"> T</w:t>
      </w:r>
      <w:r w:rsidRPr="00C338D1">
        <w:t xml:space="preserve">he </w:t>
      </w:r>
      <w:r>
        <w:t>Hon</w:t>
      </w:r>
      <w:r w:rsidR="00B45964">
        <w:t>’</w:t>
      </w:r>
      <w:r>
        <w:t xml:space="preserve">ble </w:t>
      </w:r>
      <w:r w:rsidRPr="00C338D1">
        <w:t xml:space="preserve">Supreme Court </w:t>
      </w:r>
      <w:r>
        <w:t>of India while interpreting similar provision under the erstwhile criminal legislations (</w:t>
      </w:r>
      <w:r w:rsidRPr="00C338D1">
        <w:t>Indian Penal Code, 1860 and the Code of Criminal Procedure, 1973</w:t>
      </w:r>
      <w:r>
        <w:t xml:space="preserve">) </w:t>
      </w:r>
      <w:r w:rsidRPr="00C338D1">
        <w:t xml:space="preserve">in </w:t>
      </w:r>
      <w:r w:rsidRPr="00EE604A">
        <w:rPr>
          <w:i/>
          <w:iCs/>
        </w:rPr>
        <w:t>Ajay Aggarwal v</w:t>
      </w:r>
      <w:del w:id="402" w:author="Vedanshi Mishra" w:date="2026-09-15T15:32:00Z" w16du:dateUtc="2026-09-15T10:02:00Z">
        <w:r w:rsidRPr="00EE604A" w:rsidDel="00BF4922">
          <w:rPr>
            <w:i/>
            <w:iCs/>
          </w:rPr>
          <w:delText>.</w:delText>
        </w:r>
      </w:del>
      <w:r w:rsidRPr="00EE604A">
        <w:rPr>
          <w:i/>
          <w:iCs/>
        </w:rPr>
        <w:t xml:space="preserve"> Union of India</w:t>
      </w:r>
      <w:r w:rsidRPr="00EE604A">
        <w:t xml:space="preserve">, (1993) 3 SCC 609, and </w:t>
      </w:r>
      <w:r w:rsidRPr="00EE604A">
        <w:rPr>
          <w:i/>
          <w:iCs/>
        </w:rPr>
        <w:t>Om Hemrajani v</w:t>
      </w:r>
      <w:del w:id="403" w:author="Vedanshi Mishra" w:date="2026-09-15T15:32:00Z" w16du:dateUtc="2026-09-15T10:02:00Z">
        <w:r w:rsidRPr="00EE604A" w:rsidDel="00BF4922">
          <w:rPr>
            <w:i/>
            <w:iCs/>
          </w:rPr>
          <w:delText>.</w:delText>
        </w:r>
      </w:del>
      <w:r w:rsidRPr="00EE604A">
        <w:rPr>
          <w:i/>
          <w:iCs/>
        </w:rPr>
        <w:t xml:space="preserve"> State of U.P.</w:t>
      </w:r>
      <w:r w:rsidRPr="00EE604A">
        <w:t>, (2005) 1 SCC 617</w:t>
      </w:r>
      <w:r>
        <w:t>,</w:t>
      </w:r>
      <w:r w:rsidRPr="00C338D1">
        <w:t xml:space="preserve"> </w:t>
      </w:r>
      <w:r>
        <w:t>held that I</w:t>
      </w:r>
      <w:r w:rsidRPr="00C338D1">
        <w:t>ndian criminal law may apply to offences committed outside India by Indian citizens and that Indian jurisdiction is not defeated merely because the alleged conduct occurred abroad.</w:t>
      </w:r>
      <w:r>
        <w:t xml:space="preserve"> </w:t>
      </w:r>
    </w:p>
  </w:footnote>
  <w:footnote w:id="33">
    <w:p w14:paraId="107FEDAD" w14:textId="1D973C5C" w:rsidR="00EE604A" w:rsidRPr="008A1481" w:rsidRDefault="00EE604A" w:rsidP="00E95962">
      <w:pPr>
        <w:pStyle w:val="FootnoteText"/>
        <w:ind w:left="0"/>
        <w:rPr>
          <w:lang w:val="en-US"/>
        </w:rPr>
      </w:pPr>
      <w:r>
        <w:rPr>
          <w:rStyle w:val="FootnoteReference"/>
        </w:rPr>
        <w:footnoteRef/>
      </w:r>
      <w:r>
        <w:t xml:space="preserve"> See </w:t>
      </w:r>
      <w:r w:rsidRPr="00EE604A">
        <w:rPr>
          <w:rFonts w:eastAsia="Times New Roman"/>
          <w:i/>
          <w:iCs/>
          <w:lang w:eastAsia="en-IN"/>
        </w:rPr>
        <w:t>Thota Venkateswarlu v</w:t>
      </w:r>
      <w:del w:id="405" w:author="Vedanshi Mishra" w:date="2026-09-15T15:32:00Z" w16du:dateUtc="2026-09-15T10:02:00Z">
        <w:r w:rsidRPr="00EE604A" w:rsidDel="00BF4922">
          <w:rPr>
            <w:rFonts w:eastAsia="Times New Roman"/>
            <w:i/>
            <w:iCs/>
            <w:lang w:eastAsia="en-IN"/>
          </w:rPr>
          <w:delText>.</w:delText>
        </w:r>
      </w:del>
      <w:r w:rsidRPr="00EE604A">
        <w:rPr>
          <w:rFonts w:eastAsia="Times New Roman"/>
          <w:i/>
          <w:iCs/>
          <w:lang w:eastAsia="en-IN"/>
        </w:rPr>
        <w:t xml:space="preserve"> State of A.P.</w:t>
      </w:r>
      <w:r w:rsidRPr="00EE604A">
        <w:rPr>
          <w:rFonts w:eastAsia="Times New Roman"/>
          <w:lang w:eastAsia="en-IN"/>
        </w:rPr>
        <w:t>, (2011) 9 SCC 527</w:t>
      </w:r>
      <w:r>
        <w:rPr>
          <w:rFonts w:eastAsia="Times New Roman"/>
          <w:lang w:eastAsia="en-IN"/>
        </w:rPr>
        <w:t xml:space="preserve"> </w:t>
      </w:r>
    </w:p>
  </w:footnote>
  <w:footnote w:id="34">
    <w:p w14:paraId="1385B5A0" w14:textId="6820AA3A" w:rsidR="003231CD" w:rsidRPr="008A1481" w:rsidRDefault="003231CD" w:rsidP="00E95962">
      <w:pPr>
        <w:pStyle w:val="FootnoteText"/>
        <w:ind w:left="0"/>
        <w:rPr>
          <w:lang w:val="en-US"/>
        </w:rPr>
      </w:pPr>
      <w:r>
        <w:rPr>
          <w:rStyle w:val="FootnoteReference"/>
        </w:rPr>
        <w:footnoteRef/>
      </w:r>
      <w:r>
        <w:t xml:space="preserve"> </w:t>
      </w:r>
      <w:r w:rsidRPr="00824C23">
        <w:t>A cognizable offence is, broadly, an offence in respect of which the police are authorised to arrest without a warrant and to commence investigation without first obtaining an order from a Magistrate.</w:t>
      </w:r>
      <w:r>
        <w:t xml:space="preserve"> They are listed under Schedule I of the BNSS.</w:t>
      </w:r>
      <w:r w:rsidR="002038B3">
        <w:t xml:space="preserve"> </w:t>
      </w:r>
      <w:r w:rsidR="002038B3" w:rsidRPr="002038B3">
        <w:t xml:space="preserve">Depending upon the nature and punishment of the offence, Section 173(3) </w:t>
      </w:r>
      <w:ins w:id="425" w:author="Vedanshi Mishra" w:date="2026-09-15T14:31:00Z" w16du:dateUtc="2026-09-15T09:01:00Z">
        <w:r w:rsidR="003140D0">
          <w:t xml:space="preserve">of the </w:t>
        </w:r>
      </w:ins>
      <w:r w:rsidR="002038B3" w:rsidRPr="002038B3">
        <w:t>BNSS may permit the police to conduct a preliminary inquiry before proceeding with the investigation.</w:t>
      </w:r>
    </w:p>
  </w:footnote>
  <w:footnote w:id="35">
    <w:p w14:paraId="7EF5A340" w14:textId="71951293" w:rsidR="00636C50" w:rsidRPr="00636C50" w:rsidRDefault="00636C50">
      <w:pPr>
        <w:pStyle w:val="FootnoteText"/>
        <w:ind w:left="0"/>
        <w:rPr>
          <w:lang w:val="en-US"/>
          <w:rPrChange w:id="427" w:author="Aryan Sharma" w:date="2026-09-15T17:10:00Z" w16du:dateUtc="2026-09-15T11:40:00Z">
            <w:rPr/>
          </w:rPrChange>
        </w:rPr>
        <w:pPrChange w:id="428" w:author="Aryan Sharma" w:date="2026-09-15T17:10:00Z" w16du:dateUtc="2026-09-15T11:40:00Z">
          <w:pPr>
            <w:pStyle w:val="FootnoteText"/>
          </w:pPr>
        </w:pPrChange>
      </w:pPr>
      <w:ins w:id="429" w:author="Aryan Sharma" w:date="2026-09-15T17:10:00Z" w16du:dateUtc="2026-09-15T11:40:00Z">
        <w:r>
          <w:rPr>
            <w:rStyle w:val="FootnoteReference"/>
          </w:rPr>
          <w:footnoteRef/>
        </w:r>
        <w:r>
          <w:t xml:space="preserve"> </w:t>
        </w:r>
        <w:r>
          <w:rPr>
            <w:lang w:val="en-US"/>
          </w:rPr>
          <w:t>Section 193, BNSS</w:t>
        </w:r>
      </w:ins>
    </w:p>
  </w:footnote>
  <w:footnote w:id="36">
    <w:p w14:paraId="5DEAFF36" w14:textId="4725E637" w:rsidR="00636C50" w:rsidRPr="00636C50" w:rsidRDefault="00636C50">
      <w:pPr>
        <w:pStyle w:val="FootnoteText"/>
        <w:ind w:left="0"/>
        <w:rPr>
          <w:lang w:val="en-US"/>
          <w:rPrChange w:id="431" w:author="Aryan Sharma" w:date="2026-09-15T17:11:00Z" w16du:dateUtc="2026-09-15T11:41:00Z">
            <w:rPr/>
          </w:rPrChange>
        </w:rPr>
        <w:pPrChange w:id="432" w:author="Aryan Sharma" w:date="2026-09-15T17:11:00Z" w16du:dateUtc="2026-09-15T11:41:00Z">
          <w:pPr>
            <w:pStyle w:val="FootnoteText"/>
          </w:pPr>
        </w:pPrChange>
      </w:pPr>
      <w:ins w:id="433" w:author="Aryan Sharma" w:date="2026-09-15T17:11:00Z" w16du:dateUtc="2026-09-15T11:41:00Z">
        <w:r>
          <w:rPr>
            <w:rStyle w:val="FootnoteReference"/>
          </w:rPr>
          <w:footnoteRef/>
        </w:r>
        <w:r>
          <w:t xml:space="preserve"> </w:t>
        </w:r>
        <w:r>
          <w:rPr>
            <w:lang w:val="en-US"/>
          </w:rPr>
          <w:t>Section 210(1)(b), BNSS</w:t>
        </w:r>
      </w:ins>
    </w:p>
  </w:footnote>
  <w:footnote w:id="37">
    <w:p w14:paraId="41F68657" w14:textId="2C2DBD84" w:rsidR="00636C50" w:rsidRPr="00636C50" w:rsidRDefault="00636C50">
      <w:pPr>
        <w:pStyle w:val="FootnoteText"/>
        <w:ind w:left="0"/>
        <w:rPr>
          <w:lang w:val="en-US"/>
          <w:rPrChange w:id="435" w:author="Aryan Sharma" w:date="2026-09-15T17:11:00Z" w16du:dateUtc="2026-09-15T11:41:00Z">
            <w:rPr/>
          </w:rPrChange>
        </w:rPr>
        <w:pPrChange w:id="436" w:author="Aryan Sharma" w:date="2026-09-15T17:11:00Z" w16du:dateUtc="2026-09-15T11:41:00Z">
          <w:pPr>
            <w:pStyle w:val="FootnoteText"/>
          </w:pPr>
        </w:pPrChange>
      </w:pPr>
      <w:ins w:id="437" w:author="Aryan Sharma" w:date="2026-09-15T17:11:00Z" w16du:dateUtc="2026-09-15T11:41:00Z">
        <w:r>
          <w:rPr>
            <w:rStyle w:val="FootnoteReference"/>
          </w:rPr>
          <w:footnoteRef/>
        </w:r>
        <w:r>
          <w:t xml:space="preserve"> </w:t>
        </w:r>
        <w:r>
          <w:rPr>
            <w:lang w:val="en-US"/>
          </w:rPr>
          <w:t>Section 227, BNSS</w:t>
        </w:r>
      </w:ins>
    </w:p>
  </w:footnote>
  <w:footnote w:id="38">
    <w:p w14:paraId="59AA94E0" w14:textId="45892C8C" w:rsidR="00636C50" w:rsidRPr="00636C50" w:rsidRDefault="00636C50">
      <w:pPr>
        <w:pStyle w:val="FootnoteText"/>
        <w:ind w:left="0"/>
        <w:rPr>
          <w:lang w:val="en-US"/>
          <w:rPrChange w:id="439" w:author="Aryan Sharma" w:date="2026-09-15T17:12:00Z" w16du:dateUtc="2026-09-15T11:42:00Z">
            <w:rPr/>
          </w:rPrChange>
        </w:rPr>
        <w:pPrChange w:id="440" w:author="Aryan Sharma" w:date="2026-09-15T17:12:00Z" w16du:dateUtc="2026-09-15T11:42:00Z">
          <w:pPr>
            <w:pStyle w:val="FootnoteText"/>
          </w:pPr>
        </w:pPrChange>
      </w:pPr>
      <w:ins w:id="441" w:author="Aryan Sharma" w:date="2026-09-15T17:12:00Z" w16du:dateUtc="2026-09-15T11:42:00Z">
        <w:r>
          <w:rPr>
            <w:rStyle w:val="FootnoteReference"/>
          </w:rPr>
          <w:footnoteRef/>
        </w:r>
        <w:r>
          <w:t xml:space="preserve"> </w:t>
        </w:r>
        <w:r>
          <w:rPr>
            <w:lang w:val="en-US"/>
          </w:rPr>
          <w:t xml:space="preserve">See </w:t>
        </w:r>
        <w:r w:rsidRPr="003A699F">
          <w:rPr>
            <w:i/>
            <w:iCs/>
          </w:rPr>
          <w:t>Bhagwant Singh v. Commissioner of Police</w:t>
        </w:r>
        <w:r w:rsidRPr="003A699F">
          <w:t>, (1985) 2 SCC 537</w:t>
        </w:r>
      </w:ins>
    </w:p>
  </w:footnote>
  <w:footnote w:id="39">
    <w:p w14:paraId="6F9B006E" w14:textId="00058D7B" w:rsidR="00D76DE9" w:rsidRPr="008A1481" w:rsidRDefault="00D76DE9" w:rsidP="00E95962">
      <w:pPr>
        <w:pStyle w:val="FootnoteText"/>
        <w:ind w:left="0"/>
        <w:rPr>
          <w:lang w:val="en-US"/>
        </w:rPr>
      </w:pPr>
      <w:r>
        <w:rPr>
          <w:rStyle w:val="FootnoteReference"/>
        </w:rPr>
        <w:footnoteRef/>
      </w:r>
      <w:r>
        <w:t xml:space="preserve"> </w:t>
      </w:r>
      <w:ins w:id="448" w:author="Aryan Sharma" w:date="2026-09-15T17:13:00Z" w16du:dateUtc="2026-09-15T11:43:00Z">
        <w:r w:rsidR="00636C50">
          <w:t xml:space="preserve">Section 223(1), BNSS; </w:t>
        </w:r>
      </w:ins>
      <w:r>
        <w:rPr>
          <w:lang w:val="en-US"/>
        </w:rPr>
        <w:t xml:space="preserve">See </w:t>
      </w:r>
      <w:r w:rsidRPr="00150D6E">
        <w:rPr>
          <w:i/>
          <w:iCs/>
        </w:rPr>
        <w:t>Parvinder Singh v</w:t>
      </w:r>
      <w:del w:id="449" w:author="Vedanshi Mishra" w:date="2026-09-15T15:31:00Z" w16du:dateUtc="2026-09-15T10:01:00Z">
        <w:r w:rsidRPr="00150D6E" w:rsidDel="00BF4922">
          <w:rPr>
            <w:i/>
            <w:iCs/>
          </w:rPr>
          <w:delText>.</w:delText>
        </w:r>
      </w:del>
      <w:r w:rsidRPr="00150D6E">
        <w:rPr>
          <w:i/>
          <w:iCs/>
        </w:rPr>
        <w:t xml:space="preserve"> Directorate of Enforcement</w:t>
      </w:r>
      <w:r w:rsidRPr="00150D6E">
        <w:t>, 2026 INSC 519</w:t>
      </w:r>
    </w:p>
  </w:footnote>
  <w:footnote w:id="40">
    <w:p w14:paraId="0258743C" w14:textId="7DEB1B9E" w:rsidR="00D76DE9" w:rsidRPr="008A1481" w:rsidRDefault="00D76DE9" w:rsidP="00E95962">
      <w:pPr>
        <w:pStyle w:val="FootnoteText"/>
        <w:ind w:left="0"/>
        <w:rPr>
          <w:lang w:val="en-US"/>
        </w:rPr>
      </w:pPr>
      <w:r>
        <w:rPr>
          <w:rStyle w:val="FootnoteReference"/>
        </w:rPr>
        <w:footnoteRef/>
      </w:r>
      <w:r>
        <w:t xml:space="preserve"> </w:t>
      </w:r>
      <w:ins w:id="452" w:author="Aryan Sharma" w:date="2026-09-15T17:14:00Z" w16du:dateUtc="2026-09-15T11:44:00Z">
        <w:r w:rsidR="00636C50">
          <w:t xml:space="preserve">Section 226 and 227; </w:t>
        </w:r>
      </w:ins>
      <w:r>
        <w:t>See</w:t>
      </w:r>
      <w:r w:rsidRPr="00996F0C">
        <w:t xml:space="preserve"> </w:t>
      </w:r>
      <w:r w:rsidRPr="008A1481">
        <w:rPr>
          <w:i/>
          <w:iCs/>
        </w:rPr>
        <w:t>Vijay Dhanuka v</w:t>
      </w:r>
      <w:del w:id="453" w:author="Vedanshi Mishra" w:date="2026-09-15T15:31:00Z" w16du:dateUtc="2026-09-15T10:01:00Z">
        <w:r w:rsidRPr="008A1481" w:rsidDel="00BF4922">
          <w:rPr>
            <w:i/>
            <w:iCs/>
          </w:rPr>
          <w:delText>.</w:delText>
        </w:r>
      </w:del>
      <w:r w:rsidRPr="008A1481">
        <w:rPr>
          <w:i/>
          <w:iCs/>
        </w:rPr>
        <w:t xml:space="preserve"> Najima Mamtaj</w:t>
      </w:r>
      <w:r w:rsidRPr="008A1481">
        <w:t>, (2014) 14 SCC 638</w:t>
      </w:r>
    </w:p>
  </w:footnote>
  <w:footnote w:id="41">
    <w:p w14:paraId="77DC269B" w14:textId="369B16DE" w:rsidR="00660234" w:rsidRPr="00660234" w:rsidRDefault="00660234">
      <w:pPr>
        <w:pStyle w:val="FootnoteText"/>
        <w:ind w:left="0"/>
        <w:rPr>
          <w:lang w:val="en-IN"/>
          <w:rPrChange w:id="488" w:author="Vedanshi Mishra" w:date="2026-09-15T13:48:00Z" w16du:dateUtc="2026-09-15T08:18:00Z">
            <w:rPr/>
          </w:rPrChange>
        </w:rPr>
        <w:pPrChange w:id="489" w:author="Vedanshi Mishra" w:date="2026-09-15T13:48:00Z" w16du:dateUtc="2026-09-15T08:18:00Z">
          <w:pPr>
            <w:pStyle w:val="FootnoteText"/>
          </w:pPr>
        </w:pPrChange>
      </w:pPr>
      <w:ins w:id="490" w:author="Vedanshi Mishra" w:date="2026-09-15T13:48:00Z" w16du:dateUtc="2026-09-15T08:18:00Z">
        <w:r>
          <w:rPr>
            <w:rStyle w:val="FootnoteReference"/>
          </w:rPr>
          <w:footnoteRef/>
        </w:r>
        <w:r>
          <w:t xml:space="preserve"> </w:t>
        </w:r>
      </w:ins>
      <w:ins w:id="491" w:author="Vedanshi Mishra" w:date="2026-09-15T13:49:00Z" w16du:dateUtc="2026-09-15T08:19:00Z">
        <w:r w:rsidR="00BD3FC0">
          <w:t xml:space="preserve">See Directorate of Enforcement, </w:t>
        </w:r>
      </w:ins>
      <w:ins w:id="492" w:author="Vedanshi Mishra" w:date="2026-09-15T13:51:00Z" w16du:dateUtc="2026-09-15T08:21:00Z">
        <w:r w:rsidR="00BD3FC0">
          <w:fldChar w:fldCharType="begin"/>
        </w:r>
        <w:r w:rsidR="00BD3FC0">
          <w:instrText>HYPERLINK "https://www.enforcementdirectorate.gov.in/media/annual-report/acc55bfe-2f96-4947-9dc5-0784ad140d0c_annual%20report%202025%2026.pdf?utm_source=chatgpt.com"</w:instrText>
        </w:r>
        <w:r w:rsidR="00BD3FC0">
          <w:fldChar w:fldCharType="separate"/>
        </w:r>
        <w:r w:rsidR="00BD3FC0" w:rsidRPr="00BD3FC0">
          <w:rPr>
            <w:rStyle w:val="Hyperlink"/>
          </w:rPr>
          <w:t>Annual Report FY 2025</w:t>
        </w:r>
      </w:ins>
      <w:ins w:id="493" w:author="Vedanshi Mishra" w:date="2026-09-15T15:05:00Z" w16du:dateUtc="2026-09-15T09:35:00Z">
        <w:r w:rsidR="004462E6">
          <w:rPr>
            <w:rStyle w:val="Hyperlink"/>
          </w:rPr>
          <w:t xml:space="preserve"> </w:t>
        </w:r>
      </w:ins>
      <w:ins w:id="494" w:author="Vedanshi Mishra" w:date="2026-09-15T13:51:00Z" w16du:dateUtc="2026-09-15T08:21:00Z">
        <w:r w:rsidR="00BD3FC0" w:rsidRPr="00BD3FC0">
          <w:rPr>
            <w:rStyle w:val="Hyperlink"/>
          </w:rPr>
          <w:t>- 26</w:t>
        </w:r>
        <w:r w:rsidR="00BD3FC0">
          <w:fldChar w:fldCharType="end"/>
        </w:r>
      </w:ins>
      <w:ins w:id="495" w:author="Vedanshi Mishra" w:date="2026-09-15T13:49:00Z" w16du:dateUtc="2026-09-15T08:19:00Z">
        <w:r w:rsidR="00BD3FC0">
          <w:t xml:space="preserve"> (Page 18)</w:t>
        </w:r>
      </w:ins>
    </w:p>
  </w:footnote>
  <w:footnote w:id="42">
    <w:p w14:paraId="48DBA3C3" w14:textId="5D7B690D" w:rsidR="00660234" w:rsidRPr="00660234" w:rsidRDefault="00660234">
      <w:pPr>
        <w:pStyle w:val="FootnoteText"/>
        <w:ind w:left="0"/>
        <w:rPr>
          <w:lang w:val="en-IN"/>
          <w:rPrChange w:id="502" w:author="Vedanshi Mishra" w:date="2026-09-15T13:40:00Z" w16du:dateUtc="2026-09-15T08:10:00Z">
            <w:rPr/>
          </w:rPrChange>
        </w:rPr>
        <w:pPrChange w:id="503" w:author="Vedanshi Mishra" w:date="2026-09-15T13:40:00Z" w16du:dateUtc="2026-09-15T08:10:00Z">
          <w:pPr>
            <w:pStyle w:val="FootnoteText"/>
          </w:pPr>
        </w:pPrChange>
      </w:pPr>
      <w:ins w:id="504" w:author="Vedanshi Mishra" w:date="2026-09-15T13:40:00Z" w16du:dateUtc="2026-09-15T08:10:00Z">
        <w:r>
          <w:rPr>
            <w:rStyle w:val="FootnoteReference"/>
          </w:rPr>
          <w:footnoteRef/>
        </w:r>
        <w:r>
          <w:t xml:space="preserve"> </w:t>
        </w:r>
      </w:ins>
      <w:ins w:id="505" w:author="Vedanshi Mishra" w:date="2026-09-15T13:42:00Z">
        <w:r w:rsidRPr="00660234">
          <w:t xml:space="preserve">The ED’s official website </w:t>
        </w:r>
      </w:ins>
      <w:ins w:id="506" w:author="Vedanshi Mishra" w:date="2026-09-15T13:43:00Z" w16du:dateUtc="2026-09-15T08:13:00Z">
        <w:r>
          <w:t>(</w:t>
        </w:r>
        <w:r>
          <w:fldChar w:fldCharType="begin"/>
        </w:r>
        <w:r>
          <w:instrText>HYPERLINK "</w:instrText>
        </w:r>
        <w:r w:rsidRPr="00660234">
          <w:instrText>https://www.enforcementdirectorate.gov.in/</w:instrText>
        </w:r>
        <w:r>
          <w:instrText>"</w:instrText>
        </w:r>
        <w:r>
          <w:fldChar w:fldCharType="separate"/>
        </w:r>
        <w:r w:rsidRPr="000A5374">
          <w:rPr>
            <w:rStyle w:val="Hyperlink"/>
          </w:rPr>
          <w:t>https://www.enforcementdirectorate.gov.in/</w:t>
        </w:r>
        <w:r>
          <w:fldChar w:fldCharType="end"/>
        </w:r>
        <w:r>
          <w:t xml:space="preserve">) </w:t>
        </w:r>
      </w:ins>
      <w:ins w:id="507" w:author="Vedanshi Mishra" w:date="2026-09-15T13:56:00Z">
        <w:r w:rsidR="00BD3FC0" w:rsidRPr="00BD3FC0">
          <w:t>provides that information concerning offences under the PMLA may be submitted to the Joint Director (Intelligence), Headquarters Office, Directorate of Enforcement, including by email.</w:t>
        </w:r>
      </w:ins>
    </w:p>
  </w:footnote>
  <w:footnote w:id="43">
    <w:p w14:paraId="5B385771" w14:textId="75628E8B" w:rsidR="00696D28" w:rsidRPr="00696D28" w:rsidRDefault="00696D28">
      <w:pPr>
        <w:pStyle w:val="FootnoteText"/>
        <w:ind w:left="0"/>
        <w:rPr>
          <w:lang w:val="en-IN"/>
          <w:rPrChange w:id="519" w:author="Vedanshi Mishra" w:date="2026-09-15T13:37:00Z" w16du:dateUtc="2026-09-15T08:07:00Z">
            <w:rPr/>
          </w:rPrChange>
        </w:rPr>
        <w:pPrChange w:id="520" w:author="Vedanshi Mishra" w:date="2026-09-15T13:37:00Z" w16du:dateUtc="2026-09-15T08:07:00Z">
          <w:pPr>
            <w:pStyle w:val="FootnoteText"/>
          </w:pPr>
        </w:pPrChange>
      </w:pPr>
      <w:ins w:id="521" w:author="Vedanshi Mishra" w:date="2026-09-15T13:37:00Z" w16du:dateUtc="2026-09-15T08:07:00Z">
        <w:r>
          <w:rPr>
            <w:rStyle w:val="FootnoteReference"/>
          </w:rPr>
          <w:footnoteRef/>
        </w:r>
        <w:r>
          <w:t xml:space="preserve"> </w:t>
        </w:r>
      </w:ins>
      <w:ins w:id="522" w:author="Vedanshi Mishra" w:date="2026-09-15T13:37:00Z">
        <w:r w:rsidRPr="00696D28">
          <w:t>The ECIR is an internal, non-statutory document recording commencement of the ED’s investigation.</w:t>
        </w:r>
      </w:ins>
    </w:p>
  </w:footnote>
  <w:footnote w:id="44">
    <w:p w14:paraId="6CFB28C0" w14:textId="6C7DF654" w:rsidR="00BD3FC0" w:rsidRPr="00BD3FC0" w:rsidRDefault="00BD3FC0">
      <w:pPr>
        <w:pStyle w:val="FootnoteText"/>
        <w:ind w:left="0"/>
        <w:rPr>
          <w:lang w:val="en-IN"/>
          <w:rPrChange w:id="526" w:author="Vedanshi Mishra" w:date="2026-09-15T13:52:00Z" w16du:dateUtc="2026-09-15T08:22:00Z">
            <w:rPr/>
          </w:rPrChange>
        </w:rPr>
        <w:pPrChange w:id="527" w:author="Vedanshi Mishra" w:date="2026-09-15T13:52:00Z" w16du:dateUtc="2026-09-15T08:22:00Z">
          <w:pPr>
            <w:pStyle w:val="FootnoteText"/>
          </w:pPr>
        </w:pPrChange>
      </w:pPr>
      <w:ins w:id="528" w:author="Vedanshi Mishra" w:date="2026-09-15T13:52:00Z" w16du:dateUtc="2026-09-15T08:22:00Z">
        <w:r>
          <w:rPr>
            <w:rStyle w:val="FootnoteReference"/>
          </w:rPr>
          <w:footnoteRef/>
        </w:r>
        <w:r>
          <w:t xml:space="preserve"> See Directorate of Enforcement, </w:t>
        </w:r>
        <w:r>
          <w:fldChar w:fldCharType="begin"/>
        </w:r>
        <w:r>
          <w:instrText>HYPERLINK "https://www.enforcementdirectorate.gov.in/media/annual-report/acc55bfe-2f96-4947-9dc5-0784ad140d0c_annual%20report%202025%2026.pdf?utm_source=chatgpt.com"</w:instrText>
        </w:r>
        <w:r>
          <w:fldChar w:fldCharType="separate"/>
        </w:r>
        <w:r w:rsidRPr="00BD3FC0">
          <w:rPr>
            <w:rStyle w:val="Hyperlink"/>
          </w:rPr>
          <w:t>Annual Report FY 2025</w:t>
        </w:r>
      </w:ins>
      <w:ins w:id="529" w:author="Vedanshi Mishra" w:date="2026-09-15T15:05:00Z" w16du:dateUtc="2026-09-15T09:35:00Z">
        <w:r w:rsidR="004462E6">
          <w:rPr>
            <w:rStyle w:val="Hyperlink"/>
          </w:rPr>
          <w:t xml:space="preserve"> </w:t>
        </w:r>
      </w:ins>
      <w:ins w:id="530" w:author="Vedanshi Mishra" w:date="2026-09-15T13:52:00Z" w16du:dateUtc="2026-09-15T08:22:00Z">
        <w:r w:rsidRPr="00BD3FC0">
          <w:rPr>
            <w:rStyle w:val="Hyperlink"/>
          </w:rPr>
          <w:t>- 26</w:t>
        </w:r>
        <w:r>
          <w:fldChar w:fldCharType="end"/>
        </w:r>
        <w:r>
          <w:t xml:space="preserve"> (Page 18)</w:t>
        </w:r>
      </w:ins>
    </w:p>
  </w:footnote>
  <w:footnote w:id="45">
    <w:p w14:paraId="1511E2EE" w14:textId="3A3A9F66" w:rsidR="00BD3FC0" w:rsidRPr="00BD3FC0" w:rsidRDefault="00BD3FC0">
      <w:pPr>
        <w:pStyle w:val="FootnoteText"/>
        <w:ind w:left="0"/>
        <w:rPr>
          <w:lang w:val="en-IN"/>
          <w:rPrChange w:id="547" w:author="Vedanshi Mishra" w:date="2026-09-15T13:53:00Z" w16du:dateUtc="2026-09-15T08:23:00Z">
            <w:rPr/>
          </w:rPrChange>
        </w:rPr>
        <w:pPrChange w:id="548" w:author="Vedanshi Mishra" w:date="2026-09-15T13:53:00Z" w16du:dateUtc="2026-09-15T08:23:00Z">
          <w:pPr>
            <w:pStyle w:val="FootnoteText"/>
          </w:pPr>
        </w:pPrChange>
      </w:pPr>
      <w:ins w:id="549" w:author="Vedanshi Mishra" w:date="2026-09-15T13:53:00Z" w16du:dateUtc="2026-09-15T08:23:00Z">
        <w:r>
          <w:rPr>
            <w:rStyle w:val="FootnoteReference"/>
          </w:rPr>
          <w:footnoteRef/>
        </w:r>
        <w:r>
          <w:t xml:space="preserve"> See Directorate of Enforcement, </w:t>
        </w:r>
        <w:r>
          <w:fldChar w:fldCharType="begin"/>
        </w:r>
        <w:r>
          <w:instrText>HYPERLINK "https://www.enforcementdirectorate.gov.in/media/annual-report/acc55bfe-2f96-4947-9dc5-0784ad140d0c_annual%20report%202025%2026.pdf?utm_source=chatgpt.com"</w:instrText>
        </w:r>
        <w:r>
          <w:fldChar w:fldCharType="separate"/>
        </w:r>
        <w:r w:rsidRPr="00BD3FC0">
          <w:rPr>
            <w:rStyle w:val="Hyperlink"/>
          </w:rPr>
          <w:t>Annual Report FY 2025</w:t>
        </w:r>
      </w:ins>
      <w:ins w:id="550" w:author="Vedanshi Mishra" w:date="2026-09-15T15:05:00Z" w16du:dateUtc="2026-09-15T09:35:00Z">
        <w:r w:rsidR="004462E6">
          <w:rPr>
            <w:rStyle w:val="Hyperlink"/>
          </w:rPr>
          <w:t xml:space="preserve"> </w:t>
        </w:r>
      </w:ins>
      <w:ins w:id="551" w:author="Vedanshi Mishra" w:date="2026-09-15T13:53:00Z" w16du:dateUtc="2026-09-15T08:23:00Z">
        <w:r w:rsidRPr="00BD3FC0">
          <w:rPr>
            <w:rStyle w:val="Hyperlink"/>
          </w:rPr>
          <w:t>- 26</w:t>
        </w:r>
        <w:r>
          <w:fldChar w:fldCharType="end"/>
        </w:r>
        <w:r>
          <w:t xml:space="preserve"> (Page 20)</w:t>
        </w:r>
      </w:ins>
    </w:p>
  </w:footnote>
  <w:footnote w:id="46">
    <w:p w14:paraId="02BF6573" w14:textId="6EEF1DDC" w:rsidR="00A607B5" w:rsidRPr="00A607B5" w:rsidRDefault="00A607B5">
      <w:pPr>
        <w:pStyle w:val="FootnoteText"/>
        <w:ind w:left="0"/>
        <w:rPr>
          <w:lang w:val="en-US"/>
          <w:rPrChange w:id="555" w:author="Aryan Sharma" w:date="2026-09-15T17:28:00Z" w16du:dateUtc="2026-09-15T11:58:00Z">
            <w:rPr/>
          </w:rPrChange>
        </w:rPr>
        <w:pPrChange w:id="556" w:author="Aryan Sharma" w:date="2026-09-15T17:28:00Z" w16du:dateUtc="2026-09-15T11:58:00Z">
          <w:pPr>
            <w:pStyle w:val="FootnoteText"/>
          </w:pPr>
        </w:pPrChange>
      </w:pPr>
      <w:ins w:id="557" w:author="Aryan Sharma" w:date="2026-09-15T17:28:00Z" w16du:dateUtc="2026-09-15T11:58:00Z">
        <w:r>
          <w:rPr>
            <w:rStyle w:val="FootnoteReference"/>
          </w:rPr>
          <w:footnoteRef/>
        </w:r>
        <w:r>
          <w:t xml:space="preserve"> </w:t>
        </w:r>
        <w:r>
          <w:rPr>
            <w:lang w:val="en-US"/>
          </w:rPr>
          <w:t>Section 107(6), BNSS</w:t>
        </w:r>
      </w:ins>
    </w:p>
  </w:footnote>
  <w:footnote w:id="47">
    <w:p w14:paraId="631A18FB" w14:textId="792F72CF" w:rsidR="00A607B5" w:rsidRPr="00A607B5" w:rsidRDefault="00A607B5">
      <w:pPr>
        <w:pStyle w:val="FootnoteText"/>
        <w:ind w:left="0"/>
        <w:rPr>
          <w:lang w:val="en-US"/>
          <w:rPrChange w:id="559" w:author="Aryan Sharma" w:date="2026-09-15T17:29:00Z" w16du:dateUtc="2026-09-15T11:59:00Z">
            <w:rPr/>
          </w:rPrChange>
        </w:rPr>
        <w:pPrChange w:id="560" w:author="Aryan Sharma" w:date="2026-09-15T17:29:00Z" w16du:dateUtc="2026-09-15T11:59:00Z">
          <w:pPr>
            <w:pStyle w:val="FootnoteText"/>
          </w:pPr>
        </w:pPrChange>
      </w:pPr>
      <w:ins w:id="561" w:author="Aryan Sharma" w:date="2026-09-15T17:29:00Z" w16du:dateUtc="2026-09-15T11:59:00Z">
        <w:r>
          <w:rPr>
            <w:rStyle w:val="FootnoteReference"/>
          </w:rPr>
          <w:footnoteRef/>
        </w:r>
        <w:r>
          <w:t xml:space="preserve"> </w:t>
        </w:r>
        <w:r>
          <w:rPr>
            <w:lang w:val="en-US"/>
          </w:rPr>
          <w:t>Section 107(8), BNSS</w:t>
        </w:r>
      </w:ins>
    </w:p>
  </w:footnote>
  <w:footnote w:id="48">
    <w:p w14:paraId="4638950A" w14:textId="79328E99" w:rsidR="009A56C5" w:rsidRPr="009A56C5" w:rsidRDefault="009A56C5">
      <w:pPr>
        <w:pStyle w:val="FootnoteText"/>
        <w:ind w:left="0"/>
        <w:rPr>
          <w:lang w:val="en-IN"/>
          <w:rPrChange w:id="586" w:author="Vedanshi Mishra" w:date="2026-09-15T14:20:00Z" w16du:dateUtc="2026-09-15T08:50:00Z">
            <w:rPr/>
          </w:rPrChange>
        </w:rPr>
        <w:pPrChange w:id="587" w:author="Vedanshi Mishra" w:date="2026-09-15T14:21:00Z" w16du:dateUtc="2026-09-15T08:51:00Z">
          <w:pPr>
            <w:pStyle w:val="FootnoteText"/>
          </w:pPr>
        </w:pPrChange>
      </w:pPr>
      <w:ins w:id="588" w:author="Vedanshi Mishra" w:date="2026-09-15T14:20:00Z" w16du:dateUtc="2026-09-15T08:50:00Z">
        <w:r>
          <w:rPr>
            <w:rStyle w:val="FootnoteReference"/>
          </w:rPr>
          <w:footnoteRef/>
        </w:r>
        <w:r>
          <w:t xml:space="preserve"> </w:t>
        </w:r>
      </w:ins>
      <w:ins w:id="589" w:author="Vedanshi Mishra" w:date="2026-09-15T14:23:00Z" w16du:dateUtc="2026-09-15T08:53:00Z">
        <w:r>
          <w:t>Second proviso to Secti</w:t>
        </w:r>
      </w:ins>
      <w:ins w:id="590" w:author="Vedanshi Mishra" w:date="2026-09-15T14:24:00Z" w16du:dateUtc="2026-09-15T08:54:00Z">
        <w:r>
          <w:t>on 8(8)</w:t>
        </w:r>
      </w:ins>
      <w:ins w:id="591" w:author="Vedanshi Mishra" w:date="2026-09-15T14:32:00Z" w16du:dateUtc="2026-09-15T09:02:00Z">
        <w:r w:rsidR="003140D0">
          <w:t xml:space="preserve">, </w:t>
        </w:r>
      </w:ins>
      <w:ins w:id="592" w:author="Vedanshi Mishra" w:date="2026-09-15T14:24:00Z" w16du:dateUtc="2026-09-15T08:54:00Z">
        <w:r>
          <w:t xml:space="preserve">PMLA r/w </w:t>
        </w:r>
      </w:ins>
      <w:ins w:id="593" w:author="Vedanshi Mishra" w:date="2026-09-15T14:22:00Z" w16du:dateUtc="2026-09-15T08:52:00Z">
        <w:r>
          <w:t xml:space="preserve">Rule 3A, </w:t>
        </w:r>
      </w:ins>
      <w:ins w:id="594" w:author="Vedanshi Mishra" w:date="2026-09-15T14:21:00Z">
        <w:r w:rsidRPr="009A56C5">
          <w:t>Prevention of Money-laundering (Restoration of Confiscated Property) Rules, 2016</w:t>
        </w:r>
      </w:ins>
      <w:ins w:id="595" w:author="Vedanshi Mishra" w:date="2026-09-15T14:22:00Z" w16du:dateUtc="2026-09-15T08:52:00Z">
        <w:r>
          <w:t>. Rule 3A(2) provides</w:t>
        </w:r>
      </w:ins>
      <w:ins w:id="596" w:author="Vedanshi Mishra" w:date="2026-09-15T14:23:00Z" w16du:dateUtc="2026-09-15T08:53:00Z">
        <w:r>
          <w:t xml:space="preserve"> that </w:t>
        </w:r>
        <w:r w:rsidRPr="009A56C5">
          <w:t>where</w:t>
        </w:r>
      </w:ins>
      <w:ins w:id="597" w:author="Vedanshi Mishra" w:date="2026-09-15T14:23:00Z">
        <w:r w:rsidRPr="009A56C5">
          <w:t xml:space="preserve"> the available property is insufficient to meet the losses of all eligible claimants, the Court </w:t>
        </w:r>
      </w:ins>
      <w:ins w:id="598" w:author="Vedanshi Mishra" w:date="2026-09-15T14:23:00Z" w16du:dateUtc="2026-09-15T08:53:00Z">
        <w:r>
          <w:t>may</w:t>
        </w:r>
      </w:ins>
      <w:ins w:id="599" w:author="Vedanshi Mishra" w:date="2026-09-15T14:23:00Z">
        <w:r w:rsidRPr="009A56C5">
          <w:t xml:space="preserve"> direct its auction and distribute the proceeds among the claimants on a pro-rata basis according to their respective shares of the loss.</w:t>
        </w:r>
      </w:ins>
    </w:p>
  </w:footnote>
  <w:footnote w:id="49">
    <w:p w14:paraId="60123E6C" w14:textId="63886088" w:rsidR="00FD6A94" w:rsidRPr="008A1481" w:rsidRDefault="00FD6A94" w:rsidP="00E95962">
      <w:pPr>
        <w:pStyle w:val="FootnoteText"/>
        <w:ind w:left="0"/>
        <w:rPr>
          <w:lang w:val="en-US"/>
        </w:rPr>
      </w:pPr>
      <w:r>
        <w:rPr>
          <w:rStyle w:val="FootnoteReference"/>
        </w:rPr>
        <w:footnoteRef/>
      </w:r>
      <w:r>
        <w:t xml:space="preserve"> </w:t>
      </w:r>
      <w:r w:rsidRPr="00F41EC3">
        <w:t>Section 471</w:t>
      </w:r>
      <w:r>
        <w:t>, BNSS</w:t>
      </w:r>
      <w:ins w:id="609" w:author="Aryan Sharma" w:date="2026-09-15T17:35:00Z" w16du:dateUtc="2026-09-15T12:05:00Z">
        <w:r w:rsidR="00A607B5">
          <w:t xml:space="preserve">; </w:t>
        </w:r>
        <w:r w:rsidR="00A607B5" w:rsidRPr="00F41EC3">
          <w:t>Section 461</w:t>
        </w:r>
        <w:r w:rsidR="00A607B5">
          <w:t>, BNSS</w:t>
        </w:r>
      </w:ins>
      <w:del w:id="610" w:author="Aryan Sharma" w:date="2026-09-15T17:35:00Z" w16du:dateUtc="2026-09-15T12:05:00Z">
        <w:r w:rsidDel="00A607B5">
          <w:delText xml:space="preserve"> </w:delText>
        </w:r>
      </w:del>
    </w:p>
  </w:footnote>
  <w:footnote w:id="50">
    <w:p w14:paraId="3EC31D96" w14:textId="77777777" w:rsidR="009B3976" w:rsidRPr="00375602" w:rsidRDefault="009B3976" w:rsidP="009B3976">
      <w:pPr>
        <w:pStyle w:val="FootnoteText"/>
        <w:ind w:left="0"/>
        <w:rPr>
          <w:ins w:id="612" w:author="Aryan Sharma" w:date="2026-09-15T17:43:00Z" w16du:dateUtc="2026-09-15T12:13:00Z"/>
          <w:lang w:val="en-US"/>
        </w:rPr>
      </w:pPr>
      <w:ins w:id="613" w:author="Aryan Sharma" w:date="2026-09-15T17:43:00Z" w16du:dateUtc="2026-09-15T12:13:00Z">
        <w:r>
          <w:rPr>
            <w:rStyle w:val="FootnoteReference"/>
          </w:rPr>
          <w:footnoteRef/>
        </w:r>
        <w:r>
          <w:t xml:space="preserve"> </w:t>
        </w:r>
        <w:r>
          <w:rPr>
            <w:lang w:val="en-US"/>
          </w:rPr>
          <w:t>Section 395(5), BNSS</w:t>
        </w:r>
      </w:ins>
    </w:p>
  </w:footnote>
  <w:footnote w:id="51">
    <w:p w14:paraId="4F34CC95" w14:textId="795B81C4" w:rsidR="00FD6A94" w:rsidRPr="008A1481" w:rsidDel="00A607B5" w:rsidRDefault="00FD6A94" w:rsidP="00E95962">
      <w:pPr>
        <w:pStyle w:val="FootnoteText"/>
        <w:ind w:left="0"/>
        <w:rPr>
          <w:del w:id="615" w:author="Aryan Sharma" w:date="2026-09-15T17:35:00Z" w16du:dateUtc="2026-09-15T12:05:00Z"/>
          <w:lang w:val="en-US"/>
        </w:rPr>
      </w:pPr>
      <w:del w:id="616" w:author="Aryan Sharma" w:date="2026-09-15T17:35:00Z" w16du:dateUtc="2026-09-15T12:05:00Z">
        <w:r w:rsidDel="00A607B5">
          <w:rPr>
            <w:rStyle w:val="FootnoteReference"/>
          </w:rPr>
          <w:footnoteRef/>
        </w:r>
        <w:r w:rsidDel="00A607B5">
          <w:delText xml:space="preserve"> </w:delText>
        </w:r>
        <w:r w:rsidRPr="00F41EC3" w:rsidDel="00A607B5">
          <w:delText>Section 461</w:delText>
        </w:r>
        <w:r w:rsidDel="00A607B5">
          <w:delText xml:space="preserve">, BNSS </w:delText>
        </w:r>
      </w:del>
    </w:p>
  </w:footnote>
  <w:footnote w:id="52">
    <w:p w14:paraId="42703DC3" w14:textId="3970D0BF" w:rsidR="00733AD0" w:rsidRPr="0046377C" w:rsidRDefault="00733AD0" w:rsidP="00E95962">
      <w:pPr>
        <w:pStyle w:val="FootnoteText"/>
        <w:ind w:left="0"/>
        <w:rPr>
          <w:lang w:val="en-IN"/>
        </w:rPr>
      </w:pPr>
      <w:r>
        <w:rPr>
          <w:rStyle w:val="FootnoteReference"/>
        </w:rPr>
        <w:footnoteRef/>
      </w:r>
      <w:r>
        <w:t xml:space="preserve"> The Delhi High Court in </w:t>
      </w:r>
      <w:r w:rsidRPr="004A1238">
        <w:rPr>
          <w:i/>
          <w:iCs/>
        </w:rPr>
        <w:t>Deputy Director, Directorate of Enforcement v</w:t>
      </w:r>
      <w:del w:id="622" w:author="Vedanshi Mishra" w:date="2026-09-15T15:32:00Z" w16du:dateUtc="2026-09-15T10:02:00Z">
        <w:r w:rsidRPr="004A1238" w:rsidDel="00BF4922">
          <w:rPr>
            <w:i/>
            <w:iCs/>
          </w:rPr>
          <w:delText>.</w:delText>
        </w:r>
      </w:del>
      <w:r w:rsidRPr="004A1238">
        <w:rPr>
          <w:i/>
          <w:iCs/>
        </w:rPr>
        <w:t xml:space="preserve"> Axis Bank</w:t>
      </w:r>
      <w:r w:rsidRPr="004A1238">
        <w:t>, 2019 SCC OnLine Del 7854</w:t>
      </w:r>
      <w:r>
        <w:rPr>
          <w:b/>
          <w:bCs/>
        </w:rPr>
        <w:t xml:space="preserve"> </w:t>
      </w:r>
      <w:r>
        <w:t>(</w:t>
      </w:r>
      <w:r w:rsidR="00B45964">
        <w:t>“</w:t>
      </w:r>
      <w:r>
        <w:rPr>
          <w:b/>
          <w:bCs/>
          <w:i/>
          <w:iCs/>
        </w:rPr>
        <w:t>Axis Bank</w:t>
      </w:r>
      <w:r w:rsidR="00B45964">
        <w:t>”</w:t>
      </w:r>
      <w:r>
        <w:t>), explained this difference by observing that an attachment merely prohibits the transfer, conversion, dispossession or movement of the property. Confiscation, by contrast, results in all rights and title in the property vesting absolutely in the Central Government, free from all encumbrances. The Government may thereafter take over, manage and dispose of the confiscated property. Therefore, these terms ought not be used interchangeably</w:t>
      </w:r>
      <w:ins w:id="623" w:author="Vedanshi Mishra" w:date="2026-09-15T15:04:00Z" w16du:dateUtc="2026-09-15T09:34:00Z">
        <w:r w:rsidR="004462E6">
          <w:t>.</w:t>
        </w:r>
      </w:ins>
    </w:p>
  </w:footnote>
  <w:footnote w:id="53">
    <w:p w14:paraId="45873A0B" w14:textId="79097BFD" w:rsidR="00BF4922" w:rsidRPr="00BF4922" w:rsidRDefault="00BF4922">
      <w:pPr>
        <w:pStyle w:val="FootnoteText"/>
        <w:ind w:left="0"/>
        <w:rPr>
          <w:lang w:val="en-IN"/>
          <w:rPrChange w:id="639" w:author="Vedanshi Mishra" w:date="2026-09-15T15:30:00Z" w16du:dateUtc="2026-09-15T10:00:00Z">
            <w:rPr/>
          </w:rPrChange>
        </w:rPr>
        <w:pPrChange w:id="640" w:author="Vedanshi Mishra" w:date="2026-09-15T15:30:00Z" w16du:dateUtc="2026-09-15T10:00:00Z">
          <w:pPr>
            <w:pStyle w:val="FootnoteText"/>
          </w:pPr>
        </w:pPrChange>
      </w:pPr>
      <w:ins w:id="641" w:author="Vedanshi Mishra" w:date="2026-09-15T15:30:00Z" w16du:dateUtc="2026-09-15T10:00:00Z">
        <w:r>
          <w:rPr>
            <w:rStyle w:val="FootnoteReference"/>
          </w:rPr>
          <w:footnoteRef/>
        </w:r>
        <w:r>
          <w:t xml:space="preserve"> </w:t>
        </w:r>
      </w:ins>
      <w:ins w:id="642" w:author="Vedanshi Mishra" w:date="2026-09-15T15:32:00Z" w16du:dateUtc="2026-09-15T10:02:00Z">
        <w:r>
          <w:t xml:space="preserve">See </w:t>
        </w:r>
      </w:ins>
      <w:ins w:id="643" w:author="Vedanshi Mishra" w:date="2026-09-15T15:30:00Z" w16du:dateUtc="2026-09-15T10:00:00Z">
        <w:r>
          <w:rPr>
            <w:i/>
            <w:iCs/>
          </w:rPr>
          <w:t>Rajiv Chakraborty v Directorate of Enforcement</w:t>
        </w:r>
        <w:r>
          <w:t xml:space="preserve">, </w:t>
        </w:r>
        <w:r w:rsidRPr="007F3741">
          <w:t>2022 SCC OnLine Del 3703</w:t>
        </w:r>
        <w:r>
          <w:t xml:space="preserve"> </w:t>
        </w:r>
      </w:ins>
    </w:p>
  </w:footnote>
  <w:footnote w:id="54">
    <w:p w14:paraId="66FE3310" w14:textId="59BC76EC" w:rsidR="00733AD0" w:rsidRPr="005535E4" w:rsidRDefault="00733AD0" w:rsidP="00E95962">
      <w:pPr>
        <w:pStyle w:val="FootnoteText"/>
        <w:ind w:left="0"/>
        <w:rPr>
          <w:lang w:val="en-IN"/>
        </w:rPr>
      </w:pPr>
      <w:r>
        <w:rPr>
          <w:rStyle w:val="FootnoteReference"/>
        </w:rPr>
        <w:footnoteRef/>
      </w:r>
      <w:r>
        <w:t xml:space="preserve"> </w:t>
      </w:r>
      <w:r w:rsidR="003A699F">
        <w:t xml:space="preserve">See </w:t>
      </w:r>
      <w:r>
        <w:t xml:space="preserve">[164] – [165], </w:t>
      </w:r>
      <w:r w:rsidRPr="005535E4">
        <w:rPr>
          <w:i/>
          <w:iCs/>
        </w:rPr>
        <w:t>Axis Bank</w:t>
      </w:r>
      <w:del w:id="649" w:author="Vedanshi Mishra" w:date="2026-09-15T15:05:00Z" w16du:dateUtc="2026-09-15T09:35:00Z">
        <w:r w:rsidDel="004462E6">
          <w:delText>.</w:delText>
        </w:r>
      </w:del>
      <w:ins w:id="650" w:author="Vedanshi Mishra" w:date="2026-09-15T15:30:00Z" w16du:dateUtc="2026-09-15T10:00:00Z">
        <w:r w:rsidR="00BF4922">
          <w:t xml:space="preserve">. </w:t>
        </w:r>
        <w:r w:rsidR="00BF4922" w:rsidRPr="005535E4">
          <w:rPr>
            <w:i/>
            <w:iCs/>
          </w:rPr>
          <w:t>Axis Bank</w:t>
        </w:r>
        <w:r w:rsidR="00BF4922">
          <w:t xml:space="preserve">. </w:t>
        </w:r>
        <w:r w:rsidR="00BF4922" w:rsidRPr="007F3741">
          <w:t>This case law concerned a secured creditor holding a bona fide proprietary charge (such as a mortgage or hypothecation) that predates the criminal conduct. We are not aware of authority extending this to an ordinary civil injunction or unsecured civil attachment generally; the position of such an ordinary civil claimant is addressed separately above.</w:t>
        </w:r>
      </w:ins>
      <w:del w:id="651" w:author="Vedanshi Mishra" w:date="2026-09-15T15:30:00Z" w16du:dateUtc="2026-09-15T10:00:00Z">
        <w:r w:rsidDel="00BF4922">
          <w:delText xml:space="preserve"> </w:delText>
        </w:r>
      </w:del>
    </w:p>
  </w:footnote>
  <w:footnote w:id="55">
    <w:p w14:paraId="40F9D9C2" w14:textId="7426359B" w:rsidR="00733AD0" w:rsidRPr="00856B94" w:rsidDel="00BF4922" w:rsidRDefault="00733AD0" w:rsidP="00E95962">
      <w:pPr>
        <w:pStyle w:val="FootnoteText"/>
        <w:ind w:left="0"/>
        <w:rPr>
          <w:del w:id="653" w:author="Vedanshi Mishra" w:date="2026-09-15T15:30:00Z" w16du:dateUtc="2026-09-15T10:00:00Z"/>
          <w:lang w:val="en-IN"/>
        </w:rPr>
      </w:pPr>
      <w:del w:id="654" w:author="Vedanshi Mishra" w:date="2026-09-15T15:30:00Z" w16du:dateUtc="2026-09-15T10:00:00Z">
        <w:r w:rsidDel="00BF4922">
          <w:rPr>
            <w:rStyle w:val="FootnoteReference"/>
          </w:rPr>
          <w:footnoteRef/>
        </w:r>
        <w:r w:rsidDel="00BF4922">
          <w:delText xml:space="preserve"> This case law concerned a secured creditor holding a </w:delText>
        </w:r>
        <w:r w:rsidRPr="002B3888" w:rsidDel="00BF4922">
          <w:rPr>
            <w:i/>
            <w:iCs/>
          </w:rPr>
          <w:delText>bona fide</w:delText>
        </w:r>
        <w:r w:rsidDel="00BF4922">
          <w:delText xml:space="preserve"> proprietary charge (such as a mortgage or hypothecation) that predates the criminal conduct. We are not aware of authority extending this to an ordinary civil injunction or unsecured civil attachment generally; the position of such an ordinary civil claimant is addressed separately above. </w:delText>
        </w:r>
      </w:del>
    </w:p>
  </w:footnote>
  <w:footnote w:id="56">
    <w:p w14:paraId="42C521E4" w14:textId="60D4E552" w:rsidR="00BF4922" w:rsidRPr="00BF4922" w:rsidRDefault="00BF4922">
      <w:pPr>
        <w:pStyle w:val="FootnoteText"/>
        <w:ind w:left="0"/>
        <w:rPr>
          <w:lang w:val="en-IN"/>
          <w:rPrChange w:id="656" w:author="Vedanshi Mishra" w:date="2026-09-15T15:29:00Z" w16du:dateUtc="2026-09-15T09:59:00Z">
            <w:rPr/>
          </w:rPrChange>
        </w:rPr>
        <w:pPrChange w:id="657" w:author="Vedanshi Mishra" w:date="2026-09-15T15:29:00Z" w16du:dateUtc="2026-09-15T09:59:00Z">
          <w:pPr>
            <w:pStyle w:val="FootnoteText"/>
          </w:pPr>
        </w:pPrChange>
      </w:pPr>
      <w:ins w:id="658" w:author="Vedanshi Mishra" w:date="2026-09-15T15:29:00Z" w16du:dateUtc="2026-09-15T09:59:00Z">
        <w:r>
          <w:rPr>
            <w:rStyle w:val="FootnoteReference"/>
          </w:rPr>
          <w:footnoteRef/>
        </w:r>
        <w:r>
          <w:t xml:space="preserve"> </w:t>
        </w:r>
        <w:r w:rsidRPr="003A699F">
          <w:t>When a property is forfeited or confiscated, under Section 107 of the BNSS, that property, if found to constitute proceeds of crimes, is first distributed to persons affected by the crime, with any unclaimed or surplus property forfeited to the Government</w:t>
        </w:r>
        <w:r>
          <w:t>.</w:t>
        </w:r>
      </w:ins>
    </w:p>
  </w:footnote>
  <w:footnote w:id="57">
    <w:p w14:paraId="4C23C55C" w14:textId="49FBDF3B" w:rsidR="00733AD0" w:rsidRPr="0046377C" w:rsidRDefault="00733AD0" w:rsidP="00E95962">
      <w:pPr>
        <w:pStyle w:val="FootnoteText"/>
        <w:ind w:left="0"/>
        <w:rPr>
          <w:lang w:val="en-IN"/>
        </w:rPr>
      </w:pPr>
      <w:r>
        <w:rPr>
          <w:rStyle w:val="FootnoteReference"/>
        </w:rPr>
        <w:footnoteRef/>
      </w:r>
      <w:r>
        <w:t xml:space="preserve"> </w:t>
      </w:r>
      <w:ins w:id="659" w:author="Aryan Sharma" w:date="2026-09-15T17:42:00Z" w16du:dateUtc="2026-09-15T12:12:00Z">
        <w:r w:rsidR="009B3976">
          <w:rPr>
            <w:szCs w:val="16"/>
          </w:rPr>
          <w:t>[</w:t>
        </w:r>
        <w:r w:rsidR="009B3976" w:rsidRPr="005535E4">
          <w:rPr>
            <w:szCs w:val="16"/>
          </w:rPr>
          <w:t>4</w:t>
        </w:r>
        <w:r w:rsidR="009B3976">
          <w:rPr>
            <w:szCs w:val="16"/>
          </w:rPr>
          <w:t>] – [</w:t>
        </w:r>
        <w:r w:rsidR="009B3976" w:rsidRPr="005535E4">
          <w:rPr>
            <w:szCs w:val="16"/>
          </w:rPr>
          <w:t>10</w:t>
        </w:r>
        <w:r w:rsidR="009B3976">
          <w:rPr>
            <w:szCs w:val="16"/>
          </w:rPr>
          <w:t>]</w:t>
        </w:r>
        <w:r w:rsidR="009B3976" w:rsidRPr="001F5FC9">
          <w:t xml:space="preserve"> </w:t>
        </w:r>
        <w:r w:rsidR="009B3976">
          <w:t xml:space="preserve">and </w:t>
        </w:r>
        <w:r w:rsidR="009B3976" w:rsidRPr="001F5FC9">
          <w:t>[</w:t>
        </w:r>
        <w:r w:rsidR="009B3976">
          <w:t>35</w:t>
        </w:r>
        <w:r w:rsidR="009B3976" w:rsidRPr="001F5FC9">
          <w:t>] – [</w:t>
        </w:r>
        <w:r w:rsidR="009B3976">
          <w:t>41</w:t>
        </w:r>
        <w:r w:rsidR="009B3976" w:rsidRPr="001F5FC9">
          <w:t>]</w:t>
        </w:r>
        <w:r w:rsidR="009B3976">
          <w:t xml:space="preserve">, </w:t>
        </w:r>
      </w:ins>
      <w:r w:rsidRPr="001F5FC9">
        <w:t xml:space="preserve">Response to Question 1, </w:t>
      </w:r>
      <w:ins w:id="660" w:author="Aryan Sharma" w:date="2026-09-15T17:41:00Z" w16du:dateUtc="2026-09-15T12:11:00Z">
        <w:r w:rsidR="009B3976">
          <w:t>7 July Opinion</w:t>
        </w:r>
      </w:ins>
      <w:del w:id="661" w:author="Aryan Sharma" w:date="2026-09-15T17:41:00Z" w16du:dateUtc="2026-09-15T12:11:00Z">
        <w:r w:rsidRPr="001F5FC9" w:rsidDel="009B3976">
          <w:delText>Part A: Recognition of Russian judgments and the Receiver</w:delText>
        </w:r>
        <w:r w:rsidR="00B45964" w:rsidDel="009B3976">
          <w:delText>’</w:delText>
        </w:r>
        <w:r w:rsidRPr="001F5FC9" w:rsidDel="009B3976">
          <w:delText>s powers</w:delText>
        </w:r>
      </w:del>
      <w:del w:id="662" w:author="Aryan Sharma" w:date="2026-09-15T17:42:00Z" w16du:dateUtc="2026-09-15T12:12:00Z">
        <w:r w:rsidRPr="001F5FC9" w:rsidDel="009B3976">
          <w:delText xml:space="preserve"> (at </w:delText>
        </w:r>
      </w:del>
      <w:ins w:id="663" w:author="Vedanshi Mishra" w:date="2026-09-15T15:28:00Z" w16du:dateUtc="2026-09-15T09:58:00Z">
        <w:del w:id="664" w:author="Aryan Sharma" w:date="2026-09-15T17:42:00Z" w16du:dateUtc="2026-09-15T12:12:00Z">
          <w:r w:rsidR="00BF4922" w:rsidDel="009B3976">
            <w:rPr>
              <w:szCs w:val="16"/>
            </w:rPr>
            <w:delText>[</w:delText>
          </w:r>
          <w:r w:rsidR="00BF4922" w:rsidRPr="005535E4" w:rsidDel="009B3976">
            <w:rPr>
              <w:szCs w:val="16"/>
            </w:rPr>
            <w:delText>4</w:delText>
          </w:r>
          <w:r w:rsidR="00BF4922" w:rsidDel="009B3976">
            <w:rPr>
              <w:szCs w:val="16"/>
            </w:rPr>
            <w:delText>] – [</w:delText>
          </w:r>
          <w:r w:rsidR="00BF4922" w:rsidRPr="005535E4" w:rsidDel="009B3976">
            <w:rPr>
              <w:szCs w:val="16"/>
            </w:rPr>
            <w:delText>10</w:delText>
          </w:r>
          <w:r w:rsidR="00BF4922" w:rsidDel="009B3976">
            <w:rPr>
              <w:szCs w:val="16"/>
            </w:rPr>
            <w:delText>]</w:delText>
          </w:r>
          <w:r w:rsidR="00BF4922" w:rsidRPr="001F5FC9" w:rsidDel="009B3976">
            <w:delText xml:space="preserve"> </w:delText>
          </w:r>
          <w:r w:rsidR="00BF4922" w:rsidDel="009B3976">
            <w:delText xml:space="preserve">and </w:delText>
          </w:r>
        </w:del>
      </w:ins>
      <w:del w:id="665" w:author="Aryan Sharma" w:date="2026-09-15T17:42:00Z" w16du:dateUtc="2026-09-15T12:12:00Z">
        <w:r w:rsidRPr="001F5FC9" w:rsidDel="009B3976">
          <w:delText>[</w:delText>
        </w:r>
        <w:r w:rsidDel="009B3976">
          <w:delText>35</w:delText>
        </w:r>
        <w:r w:rsidRPr="001F5FC9" w:rsidDel="009B3976">
          <w:delText>] – [</w:delText>
        </w:r>
        <w:r w:rsidDel="009B3976">
          <w:delText>41</w:delText>
        </w:r>
        <w:r w:rsidRPr="001F5FC9" w:rsidDel="009B3976">
          <w:delText>]).</w:delText>
        </w:r>
      </w:del>
    </w:p>
  </w:footnote>
  <w:footnote w:id="58">
    <w:p w14:paraId="13574B1E" w14:textId="4CC70775" w:rsidR="00733AD0" w:rsidRPr="002B3888" w:rsidDel="00BF4922" w:rsidRDefault="00733AD0" w:rsidP="00E95962">
      <w:pPr>
        <w:pStyle w:val="FootnoteText"/>
        <w:ind w:left="0"/>
        <w:rPr>
          <w:del w:id="667" w:author="Vedanshi Mishra" w:date="2026-09-15T15:28:00Z" w16du:dateUtc="2026-09-15T09:58:00Z"/>
          <w:lang w:val="en-IN"/>
        </w:rPr>
      </w:pPr>
      <w:del w:id="668" w:author="Vedanshi Mishra" w:date="2026-09-15T15:28:00Z" w16du:dateUtc="2026-09-15T09:58:00Z">
        <w:r w:rsidDel="00BF4922">
          <w:rPr>
            <w:rStyle w:val="FootnoteReference"/>
          </w:rPr>
          <w:footnoteRef/>
        </w:r>
        <w:r w:rsidDel="00BF4922">
          <w:delText xml:space="preserve"> </w:delText>
        </w:r>
        <w:r w:rsidRPr="005535E4" w:rsidDel="00BF4922">
          <w:rPr>
            <w:szCs w:val="16"/>
          </w:rPr>
          <w:delText>Response to Question 1, Part A</w:delText>
        </w:r>
        <w:r w:rsidDel="00BF4922">
          <w:rPr>
            <w:szCs w:val="16"/>
          </w:rPr>
          <w:delText>:</w:delText>
        </w:r>
        <w:r w:rsidRPr="005535E4" w:rsidDel="00BF4922">
          <w:rPr>
            <w:szCs w:val="16"/>
          </w:rPr>
          <w:delText xml:space="preserve"> Recognition of Russian judgments and the Receiver</w:delText>
        </w:r>
        <w:r w:rsidR="00B45964" w:rsidDel="00BF4922">
          <w:rPr>
            <w:szCs w:val="16"/>
          </w:rPr>
          <w:delText>’</w:delText>
        </w:r>
        <w:r w:rsidRPr="005535E4" w:rsidDel="00BF4922">
          <w:rPr>
            <w:szCs w:val="16"/>
          </w:rPr>
          <w:delText>s powers (</w:delText>
        </w:r>
        <w:r w:rsidDel="00BF4922">
          <w:rPr>
            <w:szCs w:val="16"/>
          </w:rPr>
          <w:delText>at [</w:delText>
        </w:r>
        <w:r w:rsidRPr="005535E4" w:rsidDel="00BF4922">
          <w:rPr>
            <w:szCs w:val="16"/>
          </w:rPr>
          <w:delText>4</w:delText>
        </w:r>
        <w:r w:rsidDel="00BF4922">
          <w:rPr>
            <w:szCs w:val="16"/>
          </w:rPr>
          <w:delText>] – [</w:delText>
        </w:r>
        <w:r w:rsidRPr="005535E4" w:rsidDel="00BF4922">
          <w:rPr>
            <w:szCs w:val="16"/>
          </w:rPr>
          <w:delText>10</w:delText>
        </w:r>
        <w:r w:rsidDel="00BF4922">
          <w:rPr>
            <w:szCs w:val="16"/>
          </w:rPr>
          <w:delText>]</w:delText>
        </w:r>
        <w:r w:rsidRPr="005535E4" w:rsidDel="00BF4922">
          <w:rPr>
            <w:szCs w:val="16"/>
          </w:rPr>
          <w:delText>).</w:delText>
        </w:r>
      </w:del>
    </w:p>
  </w:footnote>
  <w:footnote w:id="59">
    <w:p w14:paraId="16E97892" w14:textId="77777777" w:rsidR="00733AD0" w:rsidRPr="00856B94" w:rsidRDefault="00733AD0" w:rsidP="00E95962">
      <w:pPr>
        <w:pStyle w:val="FootnoteText"/>
        <w:ind w:left="0"/>
        <w:rPr>
          <w:lang w:val="en-IN"/>
        </w:rPr>
      </w:pPr>
      <w:r>
        <w:rPr>
          <w:rStyle w:val="FootnoteReference"/>
        </w:rPr>
        <w:footnoteRef/>
      </w:r>
      <w:r>
        <w:t xml:space="preserve"> </w:t>
      </w:r>
      <w:r>
        <w:rPr>
          <w:lang w:val="en-IN"/>
        </w:rPr>
        <w:t xml:space="preserve">See [45], </w:t>
      </w:r>
      <w:r w:rsidRPr="00856B94">
        <w:rPr>
          <w:i/>
          <w:iCs/>
          <w:lang w:val="en-IN"/>
        </w:rPr>
        <w:t>Kireeva v</w:t>
      </w:r>
      <w:del w:id="669" w:author="Vedanshi Mishra" w:date="2026-09-15T15:32:00Z" w16du:dateUtc="2026-09-15T10:02:00Z">
        <w:r w:rsidRPr="00856B94" w:rsidDel="00BF4922">
          <w:rPr>
            <w:i/>
            <w:iCs/>
            <w:lang w:val="en-IN"/>
          </w:rPr>
          <w:delText>.</w:delText>
        </w:r>
      </w:del>
      <w:r w:rsidRPr="00856B94">
        <w:rPr>
          <w:i/>
          <w:iCs/>
          <w:lang w:val="en-IN"/>
        </w:rPr>
        <w:t xml:space="preserve"> Bedzhamov</w:t>
      </w:r>
      <w:r w:rsidRPr="002B3888">
        <w:rPr>
          <w:lang w:val="en-IN"/>
        </w:rPr>
        <w:t>, [2024] UKSC 39</w:t>
      </w:r>
    </w:p>
  </w:footnote>
  <w:footnote w:id="60">
    <w:p w14:paraId="4BE37A27" w14:textId="4FB5650F" w:rsidR="00BF4922" w:rsidRPr="00BF4922" w:rsidRDefault="00BF4922">
      <w:pPr>
        <w:pStyle w:val="FootnoteText"/>
        <w:ind w:left="0"/>
        <w:rPr>
          <w:lang w:val="en-IN"/>
          <w:rPrChange w:id="671" w:author="Vedanshi Mishra" w:date="2026-09-15T15:28:00Z" w16du:dateUtc="2026-09-15T09:58:00Z">
            <w:rPr/>
          </w:rPrChange>
        </w:rPr>
        <w:pPrChange w:id="672" w:author="Vedanshi Mishra" w:date="2026-09-15T15:28:00Z" w16du:dateUtc="2026-09-15T09:58:00Z">
          <w:pPr>
            <w:pStyle w:val="FootnoteText"/>
          </w:pPr>
        </w:pPrChange>
      </w:pPr>
      <w:ins w:id="673" w:author="Vedanshi Mishra" w:date="2026-09-15T15:28:00Z" w16du:dateUtc="2026-09-15T09:58:00Z">
        <w:r>
          <w:rPr>
            <w:rStyle w:val="FootnoteReference"/>
          </w:rPr>
          <w:footnoteRef/>
        </w:r>
        <w:r>
          <w:t xml:space="preserve"> </w:t>
        </w:r>
        <w:r>
          <w:rPr>
            <w:lang w:val="en-IN"/>
          </w:rPr>
          <w:t xml:space="preserve">See </w:t>
        </w:r>
        <w:r w:rsidRPr="006D4A83">
          <w:rPr>
            <w:i/>
            <w:iCs/>
            <w:color w:val="1E1E1E"/>
          </w:rPr>
          <w:t>R. Viswanathan v Rukn-ul-Mulk Syed Abdul Wajid</w:t>
        </w:r>
        <w:r w:rsidRPr="006D4A83">
          <w:rPr>
            <w:color w:val="1E1E1E"/>
          </w:rPr>
          <w:t>, AIR 1963 SC 1</w:t>
        </w:r>
      </w:ins>
    </w:p>
  </w:footnote>
  <w:footnote w:id="61">
    <w:p w14:paraId="15C33522" w14:textId="5C95249E" w:rsidR="00733AD0" w:rsidRPr="00856B94" w:rsidRDefault="00733AD0" w:rsidP="00E95962">
      <w:pPr>
        <w:pStyle w:val="FootnoteText"/>
        <w:ind w:left="0"/>
        <w:rPr>
          <w:lang w:val="en-IN"/>
        </w:rPr>
      </w:pPr>
      <w:r>
        <w:rPr>
          <w:rStyle w:val="FootnoteReference"/>
        </w:rPr>
        <w:footnoteRef/>
      </w:r>
      <w:r>
        <w:t xml:space="preserve"> </w:t>
      </w:r>
      <w:r>
        <w:rPr>
          <w:lang w:val="en-IN"/>
        </w:rPr>
        <w:t xml:space="preserve">See </w:t>
      </w:r>
      <w:r>
        <w:t>Section 28(2)</w:t>
      </w:r>
      <w:ins w:id="674" w:author="Aryan Sharma" w:date="2026-09-15T17:38:00Z" w16du:dateUtc="2026-09-15T12:08:00Z">
        <w:r w:rsidR="009B3976">
          <w:t>,</w:t>
        </w:r>
      </w:ins>
      <w:del w:id="675" w:author="Aryan Sharma" w:date="2026-09-15T17:38:00Z" w16du:dateUtc="2026-09-15T12:08:00Z">
        <w:r w:rsidDel="009B3976">
          <w:delText xml:space="preserve"> of the </w:delText>
        </w:r>
      </w:del>
      <w:r>
        <w:t xml:space="preserve">Provincial Insolvency Act, 1920; and </w:t>
      </w:r>
      <w:r w:rsidRPr="00F17CCA">
        <w:t xml:space="preserve">Sections 154 and </w:t>
      </w:r>
      <w:del w:id="676" w:author="Aryan Sharma" w:date="2026-09-15T17:38:00Z" w16du:dateUtc="2026-09-15T12:08:00Z">
        <w:r w:rsidRPr="00F17CCA" w:rsidDel="00A607B5">
          <w:delText>155</w:delText>
        </w:r>
        <w:r w:rsidDel="00A607B5">
          <w:delText> </w:delText>
        </w:r>
      </w:del>
      <w:ins w:id="677" w:author="Aryan Sharma" w:date="2026-09-15T17:38:00Z" w16du:dateUtc="2026-09-15T12:08:00Z">
        <w:r w:rsidR="00A607B5" w:rsidRPr="00F17CCA">
          <w:t>155</w:t>
        </w:r>
        <w:r w:rsidR="009B3976">
          <w:t xml:space="preserve">, </w:t>
        </w:r>
      </w:ins>
      <w:del w:id="678" w:author="Aryan Sharma" w:date="2026-09-15T17:38:00Z" w16du:dateUtc="2026-09-15T12:08:00Z">
        <w:r w:rsidDel="009B3976">
          <w:delText xml:space="preserve">of the </w:delText>
        </w:r>
      </w:del>
      <w:r>
        <w:t>Insolvency and Bankruptcy Code, 2016</w:t>
      </w:r>
    </w:p>
  </w:footnote>
  <w:footnote w:id="62">
    <w:p w14:paraId="7CDA26C0" w14:textId="77777777" w:rsidR="00733AD0" w:rsidRPr="0046377C" w:rsidRDefault="00733AD0" w:rsidP="00E95962">
      <w:pPr>
        <w:pStyle w:val="FootnoteText"/>
        <w:ind w:left="0"/>
        <w:rPr>
          <w:lang w:val="en-IN"/>
        </w:rPr>
      </w:pPr>
      <w:r>
        <w:rPr>
          <w:rStyle w:val="FootnoteReference"/>
        </w:rPr>
        <w:footnoteRef/>
      </w:r>
      <w:r>
        <w:t xml:space="preserve"> </w:t>
      </w:r>
      <w:r w:rsidRPr="00DE22A8">
        <w:t xml:space="preserve">This is consistent with </w:t>
      </w:r>
      <w:r w:rsidRPr="0046377C">
        <w:rPr>
          <w:i/>
          <w:iCs/>
        </w:rPr>
        <w:t>Axis Bank</w:t>
      </w:r>
      <w:r w:rsidRPr="00DE22A8">
        <w:t xml:space="preserve"> and </w:t>
      </w:r>
      <w:r w:rsidRPr="0046377C">
        <w:rPr>
          <w:i/>
          <w:iCs/>
        </w:rPr>
        <w:t>Rajiv Chakraborty</w:t>
      </w:r>
      <w:r w:rsidRPr="00DE22A8">
        <w:t>, which distinguish provisional attachment from the subsequent confiscation stage at which proprietary rights may finally be divested.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1AA8" w14:textId="77777777" w:rsidR="00C871EE" w:rsidRPr="0065077A" w:rsidRDefault="00C871EE" w:rsidP="00C871EE">
    <w:pPr>
      <w:pStyle w:val="Header"/>
      <w:jc w:val="right"/>
      <w:rPr>
        <w:b/>
        <w:bCs/>
        <w:i/>
        <w:iCs/>
        <w:lang w:val="en-IN"/>
      </w:rPr>
    </w:pPr>
    <w:r>
      <w:rPr>
        <w:b/>
        <w:bCs/>
        <w:i/>
        <w:iCs/>
        <w:lang w:val="en-IN"/>
      </w:rPr>
      <w:tab/>
    </w:r>
    <w:r>
      <w:rPr>
        <w:b/>
        <w:bCs/>
        <w:i/>
        <w:iCs/>
        <w:lang w:val="en-IN"/>
      </w:rPr>
      <w:tab/>
      <w:t>Private and confidential</w:t>
    </w:r>
  </w:p>
  <w:p w14:paraId="24AF3A49" w14:textId="77777777" w:rsidR="00C871EE" w:rsidRDefault="00C871EE" w:rsidP="00C871E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F48"/>
    <w:multiLevelType w:val="multilevel"/>
    <w:tmpl w:val="3946886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F72BC5"/>
    <w:multiLevelType w:val="hybridMultilevel"/>
    <w:tmpl w:val="9D183A3E"/>
    <w:lvl w:ilvl="0" w:tplc="2DE6558A">
      <w:start w:val="1"/>
      <w:numFmt w:val="upperRoman"/>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20683"/>
    <w:multiLevelType w:val="multilevel"/>
    <w:tmpl w:val="876CCF36"/>
    <w:lvl w:ilvl="0">
      <w:start w:val="1"/>
      <w:numFmt w:val="decimal"/>
      <w:lvlText w:val="%1."/>
      <w:lvlJc w:val="left"/>
      <w:pPr>
        <w:ind w:left="360" w:hanging="360"/>
      </w:pPr>
      <w:rPr>
        <w:rFonts w:ascii="Garamond" w:hAnsi="Garamond" w:hint="default"/>
      </w:rPr>
    </w:lvl>
    <w:lvl w:ilvl="1">
      <w:start w:val="1"/>
      <w:numFmt w:val="lowerLetter"/>
      <w:lvlText w:val="(%2)"/>
      <w:lvlJc w:val="left"/>
      <w:pPr>
        <w:ind w:left="720" w:hanging="360"/>
      </w:pPr>
      <w:rPr>
        <w:rFonts w:ascii="Garamond" w:hAnsi="Garamond"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364CA0"/>
    <w:multiLevelType w:val="multilevel"/>
    <w:tmpl w:val="3946886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001741"/>
    <w:multiLevelType w:val="multilevel"/>
    <w:tmpl w:val="3946886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7D34D4"/>
    <w:multiLevelType w:val="multilevel"/>
    <w:tmpl w:val="959609FA"/>
    <w:lvl w:ilvl="0">
      <w:start w:val="1"/>
      <w:numFmt w:val="upperLetter"/>
      <w:lvlText w:val="%1."/>
      <w:lvlJc w:val="left"/>
      <w:pPr>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5AF1599"/>
    <w:multiLevelType w:val="hybridMultilevel"/>
    <w:tmpl w:val="FAFADF52"/>
    <w:lvl w:ilvl="0" w:tplc="783C1E22">
      <w:start w:val="1"/>
      <w:numFmt w:val="lowerRoman"/>
      <w:lvlText w:val="[%1]"/>
      <w:lvlJc w:val="left"/>
      <w:pPr>
        <w:ind w:left="1077" w:hanging="360"/>
      </w:pPr>
      <w:rPr>
        <w:rFonts w:hint="default"/>
      </w:r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7" w15:restartNumberingAfterBreak="0">
    <w:nsid w:val="18CD37FB"/>
    <w:multiLevelType w:val="multilevel"/>
    <w:tmpl w:val="3946886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95A4184"/>
    <w:multiLevelType w:val="multilevel"/>
    <w:tmpl w:val="876CCF36"/>
    <w:lvl w:ilvl="0">
      <w:start w:val="1"/>
      <w:numFmt w:val="decimal"/>
      <w:lvlText w:val="%1."/>
      <w:lvlJc w:val="left"/>
      <w:pPr>
        <w:ind w:left="360" w:hanging="360"/>
      </w:pPr>
      <w:rPr>
        <w:rFonts w:ascii="Garamond" w:hAnsi="Garamond" w:hint="default"/>
      </w:rPr>
    </w:lvl>
    <w:lvl w:ilvl="1">
      <w:start w:val="1"/>
      <w:numFmt w:val="lowerLetter"/>
      <w:lvlText w:val="(%2)"/>
      <w:lvlJc w:val="left"/>
      <w:pPr>
        <w:ind w:left="720" w:hanging="360"/>
      </w:pPr>
      <w:rPr>
        <w:rFonts w:ascii="Garamond" w:hAnsi="Garamond"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A950A11"/>
    <w:multiLevelType w:val="hybridMultilevel"/>
    <w:tmpl w:val="C3763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C117DF"/>
    <w:multiLevelType w:val="hybridMultilevel"/>
    <w:tmpl w:val="E2BCDE62"/>
    <w:lvl w:ilvl="0" w:tplc="40090001">
      <w:start w:val="1"/>
      <w:numFmt w:val="bullet"/>
      <w:lvlText w:val=""/>
      <w:lvlJc w:val="left"/>
      <w:pPr>
        <w:ind w:left="717" w:hanging="360"/>
      </w:pPr>
      <w:rPr>
        <w:rFonts w:ascii="Symbol" w:hAnsi="Symbol"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11" w15:restartNumberingAfterBreak="0">
    <w:nsid w:val="26873BB5"/>
    <w:multiLevelType w:val="multilevel"/>
    <w:tmpl w:val="8D489C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9252739"/>
    <w:multiLevelType w:val="multilevel"/>
    <w:tmpl w:val="176E5E3E"/>
    <w:lvl w:ilvl="0">
      <w:start w:val="1"/>
      <w:numFmt w:val="decimal"/>
      <w:pStyle w:val="decree"/>
      <w:lvlText w:val="%1."/>
      <w:lvlJc w:val="left"/>
      <w:pPr>
        <w:ind w:left="720" w:hanging="360"/>
      </w:pPr>
      <w:rPr>
        <w:rFonts w:hint="default"/>
        <w:b w:val="0"/>
        <w:i w:val="0"/>
        <w:iCs w:val="0"/>
        <w:sz w:val="20"/>
        <w:szCs w:val="20"/>
      </w:rPr>
    </w:lvl>
    <w:lvl w:ilvl="1">
      <w:start w:val="1"/>
      <w:numFmt w:val="lowerLetter"/>
      <w:lvlText w:val="(%2)"/>
      <w:lvlJc w:val="left"/>
      <w:pPr>
        <w:ind w:left="1077" w:hanging="360"/>
      </w:pPr>
      <w:rPr>
        <w:rFonts w:hint="default"/>
        <w:i w:val="0"/>
        <w:iCs w:val="0"/>
      </w:rPr>
    </w:lvl>
    <w:lvl w:ilvl="2">
      <w:start w:val="1"/>
      <w:numFmt w:val="lowerRoman"/>
      <w:lvlText w:val="(%3)"/>
      <w:lvlJc w:val="left"/>
      <w:pPr>
        <w:tabs>
          <w:tab w:val="num" w:pos="1494"/>
        </w:tabs>
        <w:ind w:left="1494" w:hanging="414"/>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2F2D188F"/>
    <w:multiLevelType w:val="multilevel"/>
    <w:tmpl w:val="4ADC71C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2A65775"/>
    <w:multiLevelType w:val="hybridMultilevel"/>
    <w:tmpl w:val="2F52E45E"/>
    <w:lvl w:ilvl="0" w:tplc="9C34FA54">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255554"/>
    <w:multiLevelType w:val="hybridMultilevel"/>
    <w:tmpl w:val="69788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6E3416B"/>
    <w:multiLevelType w:val="hybridMultilevel"/>
    <w:tmpl w:val="E27C3BB0"/>
    <w:lvl w:ilvl="0" w:tplc="1988C3AC">
      <w:start w:val="1"/>
      <w:numFmt w:val="upperLetter"/>
      <w:pStyle w:val="Heading2"/>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9F45A0B"/>
    <w:multiLevelType w:val="hybridMultilevel"/>
    <w:tmpl w:val="0180FDA4"/>
    <w:lvl w:ilvl="0" w:tplc="9AF4ED92">
      <w:start w:val="1"/>
      <w:numFmt w:val="upperRoman"/>
      <w:pStyle w:val="TOC1"/>
      <w:lvlText w:val="%1."/>
      <w:lvlJc w:val="righ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954133"/>
    <w:multiLevelType w:val="hybridMultilevel"/>
    <w:tmpl w:val="C4EE8BD2"/>
    <w:lvl w:ilvl="0" w:tplc="9A205B28">
      <w:start w:val="1"/>
      <w:numFmt w:val="lowerRoman"/>
      <w:pStyle w:val="Heading3"/>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19" w15:restartNumberingAfterBreak="0">
    <w:nsid w:val="57B927BF"/>
    <w:multiLevelType w:val="hybridMultilevel"/>
    <w:tmpl w:val="17348476"/>
    <w:lvl w:ilvl="0" w:tplc="706A21A2">
      <w:start w:val="1"/>
      <w:numFmt w:val="lowerRoman"/>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0" w15:restartNumberingAfterBreak="0">
    <w:nsid w:val="6A4B0FF2"/>
    <w:multiLevelType w:val="multilevel"/>
    <w:tmpl w:val="CB68C9FC"/>
    <w:lvl w:ilvl="0">
      <w:start w:val="1"/>
      <w:numFmt w:val="upperLetter"/>
      <w:lvlText w:val="%1."/>
      <w:lvlJc w:val="left"/>
      <w:pPr>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AD63C13"/>
    <w:multiLevelType w:val="multilevel"/>
    <w:tmpl w:val="4F7CCAC0"/>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134" w:hanging="41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BDA313A"/>
    <w:multiLevelType w:val="multilevel"/>
    <w:tmpl w:val="431E4A6E"/>
    <w:lvl w:ilvl="0">
      <w:start w:val="1"/>
      <w:numFmt w:val="lowerRoman"/>
      <w:lvlText w:val="[%1]"/>
      <w:lvlJc w:val="left"/>
      <w:pPr>
        <w:ind w:left="717"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02169065">
    <w:abstractNumId w:val="1"/>
  </w:num>
  <w:num w:numId="2" w16cid:durableId="337582259">
    <w:abstractNumId w:val="5"/>
  </w:num>
  <w:num w:numId="3" w16cid:durableId="1485274270">
    <w:abstractNumId w:val="22"/>
  </w:num>
  <w:num w:numId="4" w16cid:durableId="188222100">
    <w:abstractNumId w:val="14"/>
  </w:num>
  <w:num w:numId="5" w16cid:durableId="291063262">
    <w:abstractNumId w:val="6"/>
  </w:num>
  <w:num w:numId="6" w16cid:durableId="1916165776">
    <w:abstractNumId w:val="6"/>
  </w:num>
  <w:num w:numId="7" w16cid:durableId="368263406">
    <w:abstractNumId w:val="1"/>
  </w:num>
  <w:num w:numId="8" w16cid:durableId="536551309">
    <w:abstractNumId w:val="14"/>
  </w:num>
  <w:num w:numId="9" w16cid:durableId="1009869536">
    <w:abstractNumId w:val="6"/>
  </w:num>
  <w:num w:numId="10" w16cid:durableId="319847347">
    <w:abstractNumId w:val="1"/>
  </w:num>
  <w:num w:numId="11" w16cid:durableId="372928484">
    <w:abstractNumId w:val="20"/>
  </w:num>
  <w:num w:numId="12" w16cid:durableId="2050689125">
    <w:abstractNumId w:val="19"/>
  </w:num>
  <w:num w:numId="13" w16cid:durableId="274024822">
    <w:abstractNumId w:val="16"/>
  </w:num>
  <w:num w:numId="14" w16cid:durableId="1767455651">
    <w:abstractNumId w:val="16"/>
  </w:num>
  <w:num w:numId="15" w16cid:durableId="1670674810">
    <w:abstractNumId w:val="18"/>
  </w:num>
  <w:num w:numId="16" w16cid:durableId="172576505">
    <w:abstractNumId w:val="17"/>
  </w:num>
  <w:num w:numId="17" w16cid:durableId="491795077">
    <w:abstractNumId w:val="15"/>
  </w:num>
  <w:num w:numId="18" w16cid:durableId="1054423717">
    <w:abstractNumId w:val="2"/>
  </w:num>
  <w:num w:numId="19" w16cid:durableId="758718204">
    <w:abstractNumId w:val="12"/>
  </w:num>
  <w:num w:numId="20" w16cid:durableId="933589169">
    <w:abstractNumId w:val="3"/>
  </w:num>
  <w:num w:numId="21" w16cid:durableId="1312448275">
    <w:abstractNumId w:val="7"/>
  </w:num>
  <w:num w:numId="22" w16cid:durableId="104858947">
    <w:abstractNumId w:val="16"/>
  </w:num>
  <w:num w:numId="23" w16cid:durableId="1325015763">
    <w:abstractNumId w:val="11"/>
  </w:num>
  <w:num w:numId="24" w16cid:durableId="1256748955">
    <w:abstractNumId w:val="13"/>
  </w:num>
  <w:num w:numId="25" w16cid:durableId="1291785156">
    <w:abstractNumId w:val="4"/>
  </w:num>
  <w:num w:numId="26" w16cid:durableId="2032415662">
    <w:abstractNumId w:val="0"/>
  </w:num>
  <w:num w:numId="27" w16cid:durableId="1393503972">
    <w:abstractNumId w:val="16"/>
    <w:lvlOverride w:ilvl="0">
      <w:startOverride w:val="1"/>
    </w:lvlOverride>
  </w:num>
  <w:num w:numId="28" w16cid:durableId="550381819">
    <w:abstractNumId w:val="18"/>
    <w:lvlOverride w:ilvl="0">
      <w:startOverride w:val="1"/>
    </w:lvlOverride>
  </w:num>
  <w:num w:numId="29" w16cid:durableId="974145032">
    <w:abstractNumId w:val="18"/>
  </w:num>
  <w:num w:numId="30" w16cid:durableId="1792286017">
    <w:abstractNumId w:val="18"/>
    <w:lvlOverride w:ilvl="0">
      <w:startOverride w:val="1"/>
    </w:lvlOverride>
  </w:num>
  <w:num w:numId="31" w16cid:durableId="1404644566">
    <w:abstractNumId w:val="18"/>
  </w:num>
  <w:num w:numId="32" w16cid:durableId="979697772">
    <w:abstractNumId w:val="18"/>
    <w:lvlOverride w:ilvl="0">
      <w:startOverride w:val="1"/>
    </w:lvlOverride>
  </w:num>
  <w:num w:numId="33" w16cid:durableId="302663561">
    <w:abstractNumId w:val="18"/>
  </w:num>
  <w:num w:numId="34" w16cid:durableId="1420132268">
    <w:abstractNumId w:val="18"/>
    <w:lvlOverride w:ilvl="0">
      <w:startOverride w:val="1"/>
    </w:lvlOverride>
  </w:num>
  <w:num w:numId="35" w16cid:durableId="1158226197">
    <w:abstractNumId w:val="16"/>
    <w:lvlOverride w:ilvl="0">
      <w:startOverride w:val="1"/>
    </w:lvlOverride>
  </w:num>
  <w:num w:numId="36" w16cid:durableId="105539334">
    <w:abstractNumId w:val="16"/>
    <w:lvlOverride w:ilvl="0">
      <w:startOverride w:val="1"/>
    </w:lvlOverride>
  </w:num>
  <w:num w:numId="37" w16cid:durableId="1623490512">
    <w:abstractNumId w:val="16"/>
    <w:lvlOverride w:ilvl="0">
      <w:startOverride w:val="1"/>
    </w:lvlOverride>
  </w:num>
  <w:num w:numId="38" w16cid:durableId="683753611">
    <w:abstractNumId w:val="8"/>
  </w:num>
  <w:num w:numId="39" w16cid:durableId="197550283">
    <w:abstractNumId w:val="10"/>
  </w:num>
  <w:num w:numId="40" w16cid:durableId="227572651">
    <w:abstractNumId w:val="9"/>
  </w:num>
  <w:num w:numId="41" w16cid:durableId="1289583351">
    <w:abstractNumId w:val="16"/>
    <w:lvlOverride w:ilvl="0">
      <w:startOverride w:val="1"/>
    </w:lvlOverride>
  </w:num>
  <w:num w:numId="42" w16cid:durableId="278415391">
    <w:abstractNumId w:val="18"/>
  </w:num>
  <w:num w:numId="43" w16cid:durableId="38988624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sha Kavalakkat">
    <w15:presenceInfo w15:providerId="Windows Live" w15:userId="a59dadcf2e5a4a9c"/>
  </w15:person>
  <w15:person w15:author="Aryan Sharma">
    <w15:presenceInfo w15:providerId="Windows Live" w15:userId="2349795fc751c11e"/>
  </w15:person>
  <w15:person w15:author="Vedanshi Mishra">
    <w15:presenceInfo w15:providerId="AD" w15:userId="S::vedanshi.mishra@singularitylegal.com::20604ca4-85e4-4b65-9b1e-95ebb53260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4C1"/>
    <w:rsid w:val="00003EE5"/>
    <w:rsid w:val="000156D5"/>
    <w:rsid w:val="0002458C"/>
    <w:rsid w:val="00045C28"/>
    <w:rsid w:val="00046E0C"/>
    <w:rsid w:val="00075292"/>
    <w:rsid w:val="00076839"/>
    <w:rsid w:val="00080BCB"/>
    <w:rsid w:val="000B4132"/>
    <w:rsid w:val="000C1131"/>
    <w:rsid w:val="000C4138"/>
    <w:rsid w:val="000D2285"/>
    <w:rsid w:val="001247BA"/>
    <w:rsid w:val="0012764D"/>
    <w:rsid w:val="00140F38"/>
    <w:rsid w:val="00142F56"/>
    <w:rsid w:val="00150D6E"/>
    <w:rsid w:val="00156C19"/>
    <w:rsid w:val="00161C44"/>
    <w:rsid w:val="00162053"/>
    <w:rsid w:val="00174F29"/>
    <w:rsid w:val="0018293C"/>
    <w:rsid w:val="001A64EB"/>
    <w:rsid w:val="001B2F5A"/>
    <w:rsid w:val="001B5D02"/>
    <w:rsid w:val="001B761C"/>
    <w:rsid w:val="001C0C58"/>
    <w:rsid w:val="001C1877"/>
    <w:rsid w:val="001C3EF6"/>
    <w:rsid w:val="001C6106"/>
    <w:rsid w:val="001C7A16"/>
    <w:rsid w:val="001E35B9"/>
    <w:rsid w:val="001F3F94"/>
    <w:rsid w:val="002038B3"/>
    <w:rsid w:val="00207EA9"/>
    <w:rsid w:val="00210D16"/>
    <w:rsid w:val="00221317"/>
    <w:rsid w:val="00221CBD"/>
    <w:rsid w:val="00223083"/>
    <w:rsid w:val="00234364"/>
    <w:rsid w:val="00236276"/>
    <w:rsid w:val="002371AE"/>
    <w:rsid w:val="0024426B"/>
    <w:rsid w:val="00244394"/>
    <w:rsid w:val="002555F4"/>
    <w:rsid w:val="00257E38"/>
    <w:rsid w:val="00277F27"/>
    <w:rsid w:val="002916F1"/>
    <w:rsid w:val="002A38C8"/>
    <w:rsid w:val="002B124D"/>
    <w:rsid w:val="002B67F3"/>
    <w:rsid w:val="002C0378"/>
    <w:rsid w:val="002F0C6D"/>
    <w:rsid w:val="002F150B"/>
    <w:rsid w:val="003140D0"/>
    <w:rsid w:val="003229F4"/>
    <w:rsid w:val="003231CD"/>
    <w:rsid w:val="00323D21"/>
    <w:rsid w:val="0033468A"/>
    <w:rsid w:val="003569AB"/>
    <w:rsid w:val="003710BF"/>
    <w:rsid w:val="00372690"/>
    <w:rsid w:val="003A699F"/>
    <w:rsid w:val="003D365B"/>
    <w:rsid w:val="003F325A"/>
    <w:rsid w:val="00406EF4"/>
    <w:rsid w:val="004134C1"/>
    <w:rsid w:val="00431F8B"/>
    <w:rsid w:val="0043323C"/>
    <w:rsid w:val="004462E6"/>
    <w:rsid w:val="004477E4"/>
    <w:rsid w:val="00463DFC"/>
    <w:rsid w:val="00466DF6"/>
    <w:rsid w:val="0047351D"/>
    <w:rsid w:val="00477C53"/>
    <w:rsid w:val="00480113"/>
    <w:rsid w:val="0048226B"/>
    <w:rsid w:val="00492051"/>
    <w:rsid w:val="004A1238"/>
    <w:rsid w:val="004B3938"/>
    <w:rsid w:val="004E15DE"/>
    <w:rsid w:val="005118E0"/>
    <w:rsid w:val="00535B8D"/>
    <w:rsid w:val="00555817"/>
    <w:rsid w:val="00556168"/>
    <w:rsid w:val="0057404C"/>
    <w:rsid w:val="00583717"/>
    <w:rsid w:val="00584088"/>
    <w:rsid w:val="0058726A"/>
    <w:rsid w:val="005909CC"/>
    <w:rsid w:val="00592DB0"/>
    <w:rsid w:val="005975C2"/>
    <w:rsid w:val="005A0437"/>
    <w:rsid w:val="005B0B2E"/>
    <w:rsid w:val="005B58E1"/>
    <w:rsid w:val="005B683A"/>
    <w:rsid w:val="005D6C06"/>
    <w:rsid w:val="005F10D4"/>
    <w:rsid w:val="005F3971"/>
    <w:rsid w:val="00622598"/>
    <w:rsid w:val="006338B7"/>
    <w:rsid w:val="00636C50"/>
    <w:rsid w:val="00637C91"/>
    <w:rsid w:val="006447BA"/>
    <w:rsid w:val="00660234"/>
    <w:rsid w:val="00674AB4"/>
    <w:rsid w:val="006815FE"/>
    <w:rsid w:val="00683B1B"/>
    <w:rsid w:val="00696D28"/>
    <w:rsid w:val="006B5A5C"/>
    <w:rsid w:val="006D4FD6"/>
    <w:rsid w:val="006E171C"/>
    <w:rsid w:val="006E1B90"/>
    <w:rsid w:val="006F3B6D"/>
    <w:rsid w:val="00703AD4"/>
    <w:rsid w:val="00712F2E"/>
    <w:rsid w:val="007135E9"/>
    <w:rsid w:val="0071577B"/>
    <w:rsid w:val="00733AD0"/>
    <w:rsid w:val="00747DEB"/>
    <w:rsid w:val="00750599"/>
    <w:rsid w:val="00751B8A"/>
    <w:rsid w:val="0075582C"/>
    <w:rsid w:val="00757CC9"/>
    <w:rsid w:val="007777AC"/>
    <w:rsid w:val="00787D85"/>
    <w:rsid w:val="007B5FA0"/>
    <w:rsid w:val="007E070B"/>
    <w:rsid w:val="007E560A"/>
    <w:rsid w:val="007F7E79"/>
    <w:rsid w:val="00803099"/>
    <w:rsid w:val="00812A3F"/>
    <w:rsid w:val="0082345F"/>
    <w:rsid w:val="00824C23"/>
    <w:rsid w:val="00833B79"/>
    <w:rsid w:val="008505E9"/>
    <w:rsid w:val="00856654"/>
    <w:rsid w:val="00861416"/>
    <w:rsid w:val="008A1481"/>
    <w:rsid w:val="008D567D"/>
    <w:rsid w:val="0090146F"/>
    <w:rsid w:val="00912281"/>
    <w:rsid w:val="00924E83"/>
    <w:rsid w:val="009401DE"/>
    <w:rsid w:val="0094402A"/>
    <w:rsid w:val="00951BF3"/>
    <w:rsid w:val="009552DE"/>
    <w:rsid w:val="00967536"/>
    <w:rsid w:val="009734BF"/>
    <w:rsid w:val="00980F19"/>
    <w:rsid w:val="009817FB"/>
    <w:rsid w:val="00983A97"/>
    <w:rsid w:val="0099589F"/>
    <w:rsid w:val="00996F0C"/>
    <w:rsid w:val="009A56C5"/>
    <w:rsid w:val="009A7DAA"/>
    <w:rsid w:val="009B3976"/>
    <w:rsid w:val="009B3B88"/>
    <w:rsid w:val="009C3340"/>
    <w:rsid w:val="009F5A4D"/>
    <w:rsid w:val="00A0205E"/>
    <w:rsid w:val="00A07105"/>
    <w:rsid w:val="00A27C0E"/>
    <w:rsid w:val="00A37C54"/>
    <w:rsid w:val="00A44952"/>
    <w:rsid w:val="00A60640"/>
    <w:rsid w:val="00A607B5"/>
    <w:rsid w:val="00A63282"/>
    <w:rsid w:val="00A66230"/>
    <w:rsid w:val="00A7786F"/>
    <w:rsid w:val="00A77FF0"/>
    <w:rsid w:val="00A9046C"/>
    <w:rsid w:val="00A96522"/>
    <w:rsid w:val="00AA231F"/>
    <w:rsid w:val="00AB3187"/>
    <w:rsid w:val="00AD4146"/>
    <w:rsid w:val="00AF3F58"/>
    <w:rsid w:val="00B0197B"/>
    <w:rsid w:val="00B1647D"/>
    <w:rsid w:val="00B17148"/>
    <w:rsid w:val="00B2299B"/>
    <w:rsid w:val="00B3017C"/>
    <w:rsid w:val="00B34426"/>
    <w:rsid w:val="00B36D7C"/>
    <w:rsid w:val="00B45964"/>
    <w:rsid w:val="00B470E8"/>
    <w:rsid w:val="00B5732A"/>
    <w:rsid w:val="00B80CA3"/>
    <w:rsid w:val="00B91D5F"/>
    <w:rsid w:val="00B923BF"/>
    <w:rsid w:val="00BA3BCF"/>
    <w:rsid w:val="00BB065A"/>
    <w:rsid w:val="00BD3FC0"/>
    <w:rsid w:val="00BD52E0"/>
    <w:rsid w:val="00BE59DB"/>
    <w:rsid w:val="00BE7541"/>
    <w:rsid w:val="00BF4922"/>
    <w:rsid w:val="00C02E7E"/>
    <w:rsid w:val="00C24F5F"/>
    <w:rsid w:val="00C277F3"/>
    <w:rsid w:val="00C30D3C"/>
    <w:rsid w:val="00C338D1"/>
    <w:rsid w:val="00C356DD"/>
    <w:rsid w:val="00C84DF1"/>
    <w:rsid w:val="00C871EE"/>
    <w:rsid w:val="00C91658"/>
    <w:rsid w:val="00C94490"/>
    <w:rsid w:val="00CB3C3A"/>
    <w:rsid w:val="00CB565B"/>
    <w:rsid w:val="00CB67A9"/>
    <w:rsid w:val="00CD04D8"/>
    <w:rsid w:val="00CD0ECF"/>
    <w:rsid w:val="00CD30EF"/>
    <w:rsid w:val="00CE28B8"/>
    <w:rsid w:val="00CE562F"/>
    <w:rsid w:val="00D00230"/>
    <w:rsid w:val="00D0194C"/>
    <w:rsid w:val="00D05036"/>
    <w:rsid w:val="00D066C5"/>
    <w:rsid w:val="00D232DE"/>
    <w:rsid w:val="00D327EE"/>
    <w:rsid w:val="00D3590D"/>
    <w:rsid w:val="00D44CCD"/>
    <w:rsid w:val="00D518B9"/>
    <w:rsid w:val="00D54620"/>
    <w:rsid w:val="00D55999"/>
    <w:rsid w:val="00D64E9B"/>
    <w:rsid w:val="00D66BBC"/>
    <w:rsid w:val="00D76930"/>
    <w:rsid w:val="00D76DE9"/>
    <w:rsid w:val="00D92782"/>
    <w:rsid w:val="00D96CB5"/>
    <w:rsid w:val="00DA3087"/>
    <w:rsid w:val="00DA7026"/>
    <w:rsid w:val="00DB65DF"/>
    <w:rsid w:val="00DC2FEF"/>
    <w:rsid w:val="00DE5F6F"/>
    <w:rsid w:val="00DF33FD"/>
    <w:rsid w:val="00DF6DD9"/>
    <w:rsid w:val="00E12F9D"/>
    <w:rsid w:val="00E15E78"/>
    <w:rsid w:val="00E16BDE"/>
    <w:rsid w:val="00E22EC6"/>
    <w:rsid w:val="00E33832"/>
    <w:rsid w:val="00E467C6"/>
    <w:rsid w:val="00E65021"/>
    <w:rsid w:val="00E66DDF"/>
    <w:rsid w:val="00E67CC8"/>
    <w:rsid w:val="00E844D0"/>
    <w:rsid w:val="00E93ED3"/>
    <w:rsid w:val="00E95962"/>
    <w:rsid w:val="00EC7CDD"/>
    <w:rsid w:val="00ED3F20"/>
    <w:rsid w:val="00EE3773"/>
    <w:rsid w:val="00EE604A"/>
    <w:rsid w:val="00EF064D"/>
    <w:rsid w:val="00EF2AB3"/>
    <w:rsid w:val="00F03694"/>
    <w:rsid w:val="00F41EC3"/>
    <w:rsid w:val="00F525FC"/>
    <w:rsid w:val="00F52E4B"/>
    <w:rsid w:val="00F6428F"/>
    <w:rsid w:val="00F837C6"/>
    <w:rsid w:val="00FB6459"/>
    <w:rsid w:val="00FB7CA1"/>
    <w:rsid w:val="00FD2513"/>
    <w:rsid w:val="00FD6463"/>
    <w:rsid w:val="00FD6A9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7C90"/>
  <w15:chartTrackingRefBased/>
  <w15:docId w15:val="{BACF1568-8713-45C0-A741-57DEBAEEE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lang w:val="en-GB" w:eastAsia="en-US" w:bidi="ar-SA"/>
        <w14:ligatures w14:val="standardContextual"/>
      </w:rPr>
    </w:rPrDefault>
    <w:pPrDefault>
      <w:pPr>
        <w:spacing w:before="120" w:after="120" w:line="360" w:lineRule="auto"/>
        <w:ind w:left="1077" w:hanging="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EC6"/>
  </w:style>
  <w:style w:type="paragraph" w:styleId="Heading1">
    <w:name w:val="heading 1"/>
    <w:basedOn w:val="Normal"/>
    <w:next w:val="Normal"/>
    <w:link w:val="Heading1Char"/>
    <w:autoRedefine/>
    <w:uiPriority w:val="9"/>
    <w:qFormat/>
    <w:rsid w:val="00A07105"/>
    <w:pPr>
      <w:keepNext/>
      <w:keepLines/>
      <w:numPr>
        <w:numId w:val="1"/>
      </w:numPr>
      <w:ind w:left="357" w:hanging="357"/>
      <w:outlineLvl w:val="0"/>
    </w:pPr>
    <w:rPr>
      <w:rFonts w:eastAsiaTheme="majorEastAsia" w:cstheme="majorBidi"/>
      <w:b/>
      <w:caps/>
      <w:szCs w:val="32"/>
    </w:rPr>
  </w:style>
  <w:style w:type="paragraph" w:styleId="Heading2">
    <w:name w:val="heading 2"/>
    <w:basedOn w:val="Normal"/>
    <w:next w:val="Normal"/>
    <w:link w:val="Heading2Char"/>
    <w:autoRedefine/>
    <w:uiPriority w:val="9"/>
    <w:unhideWhenUsed/>
    <w:qFormat/>
    <w:rsid w:val="00ED3F20"/>
    <w:pPr>
      <w:keepNext/>
      <w:keepLines/>
      <w:numPr>
        <w:numId w:val="13"/>
      </w:numPr>
      <w:outlineLvl w:val="1"/>
    </w:pPr>
    <w:rPr>
      <w:rFonts w:ascii="Garamond" w:eastAsiaTheme="majorEastAsia" w:hAnsi="Garamond" w:cstheme="majorBidi"/>
      <w:b/>
      <w:szCs w:val="26"/>
    </w:rPr>
  </w:style>
  <w:style w:type="paragraph" w:styleId="Heading3">
    <w:name w:val="heading 3"/>
    <w:basedOn w:val="Normal"/>
    <w:next w:val="Normal"/>
    <w:link w:val="Heading3Char"/>
    <w:autoRedefine/>
    <w:uiPriority w:val="9"/>
    <w:unhideWhenUsed/>
    <w:qFormat/>
    <w:rsid w:val="003231CD"/>
    <w:pPr>
      <w:numPr>
        <w:numId w:val="15"/>
      </w:numPr>
      <w:outlineLvl w:val="2"/>
    </w:pPr>
    <w:rPr>
      <w:rFonts w:ascii="Garamond" w:hAnsi="Garamond"/>
      <w:szCs w:val="28"/>
      <w:u w:val="single"/>
    </w:rPr>
  </w:style>
  <w:style w:type="paragraph" w:styleId="Heading4">
    <w:name w:val="heading 4"/>
    <w:basedOn w:val="Normal"/>
    <w:next w:val="Normal"/>
    <w:link w:val="Heading4Char"/>
    <w:uiPriority w:val="9"/>
    <w:semiHidden/>
    <w:unhideWhenUsed/>
    <w:qFormat/>
    <w:rsid w:val="004134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34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34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34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34C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34C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105"/>
    <w:rPr>
      <w:rFonts w:eastAsiaTheme="majorEastAsia" w:cstheme="majorBidi"/>
      <w:b/>
      <w:caps/>
      <w:szCs w:val="32"/>
    </w:rPr>
  </w:style>
  <w:style w:type="character" w:customStyle="1" w:styleId="Heading2Char">
    <w:name w:val="Heading 2 Char"/>
    <w:basedOn w:val="DefaultParagraphFont"/>
    <w:link w:val="Heading2"/>
    <w:uiPriority w:val="9"/>
    <w:rsid w:val="00ED3F20"/>
    <w:rPr>
      <w:rFonts w:ascii="Garamond" w:eastAsiaTheme="majorEastAsia" w:hAnsi="Garamond" w:cstheme="majorBidi"/>
      <w:b/>
      <w:szCs w:val="26"/>
    </w:rPr>
  </w:style>
  <w:style w:type="character" w:customStyle="1" w:styleId="Heading3Char">
    <w:name w:val="Heading 3 Char"/>
    <w:basedOn w:val="DefaultParagraphFont"/>
    <w:link w:val="Heading3"/>
    <w:uiPriority w:val="9"/>
    <w:rsid w:val="003231CD"/>
    <w:rPr>
      <w:rFonts w:ascii="Garamond" w:hAnsi="Garamond"/>
      <w:szCs w:val="28"/>
      <w:u w:val="single"/>
    </w:rPr>
  </w:style>
  <w:style w:type="paragraph" w:styleId="TOC1">
    <w:name w:val="toc 1"/>
    <w:basedOn w:val="Normal"/>
    <w:next w:val="Normal"/>
    <w:autoRedefine/>
    <w:uiPriority w:val="39"/>
    <w:unhideWhenUsed/>
    <w:rsid w:val="00221317"/>
    <w:pPr>
      <w:numPr>
        <w:numId w:val="16"/>
      </w:numPr>
    </w:pPr>
    <w:rPr>
      <w:lang w:val="en-US"/>
    </w:rPr>
  </w:style>
  <w:style w:type="character" w:customStyle="1" w:styleId="Heading4Char">
    <w:name w:val="Heading 4 Char"/>
    <w:basedOn w:val="DefaultParagraphFont"/>
    <w:link w:val="Heading4"/>
    <w:uiPriority w:val="9"/>
    <w:semiHidden/>
    <w:rsid w:val="004134C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134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134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34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34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34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34C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4C1"/>
    <w:pPr>
      <w:numPr>
        <w:ilvl w:val="1"/>
      </w:numPr>
      <w:spacing w:after="160"/>
      <w:ind w:left="1077" w:hanging="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4C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134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34C1"/>
    <w:rPr>
      <w:i/>
      <w:iCs/>
      <w:color w:val="404040" w:themeColor="text1" w:themeTint="BF"/>
    </w:rPr>
  </w:style>
  <w:style w:type="paragraph" w:styleId="ListParagraph">
    <w:name w:val="List Paragraph"/>
    <w:aliases w:val="DGP Main Text"/>
    <w:basedOn w:val="Normal"/>
    <w:link w:val="ListParagraphChar"/>
    <w:uiPriority w:val="34"/>
    <w:qFormat/>
    <w:rsid w:val="004134C1"/>
    <w:pPr>
      <w:ind w:left="720"/>
      <w:contextualSpacing/>
    </w:pPr>
  </w:style>
  <w:style w:type="character" w:styleId="IntenseEmphasis">
    <w:name w:val="Intense Emphasis"/>
    <w:basedOn w:val="DefaultParagraphFont"/>
    <w:uiPriority w:val="21"/>
    <w:qFormat/>
    <w:rsid w:val="004134C1"/>
    <w:rPr>
      <w:i/>
      <w:iCs/>
      <w:color w:val="0F4761" w:themeColor="accent1" w:themeShade="BF"/>
    </w:rPr>
  </w:style>
  <w:style w:type="paragraph" w:styleId="IntenseQuote">
    <w:name w:val="Intense Quote"/>
    <w:basedOn w:val="Normal"/>
    <w:next w:val="Normal"/>
    <w:link w:val="IntenseQuoteChar"/>
    <w:uiPriority w:val="30"/>
    <w:qFormat/>
    <w:rsid w:val="00413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4C1"/>
    <w:rPr>
      <w:i/>
      <w:iCs/>
      <w:color w:val="0F4761" w:themeColor="accent1" w:themeShade="BF"/>
    </w:rPr>
  </w:style>
  <w:style w:type="character" w:styleId="IntenseReference">
    <w:name w:val="Intense Reference"/>
    <w:basedOn w:val="DefaultParagraphFont"/>
    <w:uiPriority w:val="32"/>
    <w:qFormat/>
    <w:rsid w:val="004134C1"/>
    <w:rPr>
      <w:b/>
      <w:bCs/>
      <w:smallCaps/>
      <w:color w:val="0F4761" w:themeColor="accent1" w:themeShade="BF"/>
      <w:spacing w:val="5"/>
    </w:rPr>
  </w:style>
  <w:style w:type="character" w:customStyle="1" w:styleId="ListParagraphChar">
    <w:name w:val="List Paragraph Char"/>
    <w:aliases w:val="DGP Main Text Char"/>
    <w:link w:val="ListParagraph"/>
    <w:uiPriority w:val="34"/>
    <w:rsid w:val="00B0197B"/>
  </w:style>
  <w:style w:type="table" w:styleId="TableGrid">
    <w:name w:val="Table Grid"/>
    <w:basedOn w:val="TableNormal"/>
    <w:uiPriority w:val="39"/>
    <w:rsid w:val="00B0197B"/>
    <w:pPr>
      <w:spacing w:before="0" w:after="0" w:line="240" w:lineRule="auto"/>
    </w:pPr>
    <w:rPr>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0197B"/>
    <w:rPr>
      <w:sz w:val="16"/>
      <w:szCs w:val="16"/>
    </w:rPr>
  </w:style>
  <w:style w:type="paragraph" w:styleId="CommentText">
    <w:name w:val="annotation text"/>
    <w:basedOn w:val="Normal"/>
    <w:link w:val="CommentTextChar"/>
    <w:uiPriority w:val="99"/>
    <w:unhideWhenUsed/>
    <w:rsid w:val="00B0197B"/>
    <w:pPr>
      <w:spacing w:line="240" w:lineRule="auto"/>
    </w:pPr>
  </w:style>
  <w:style w:type="character" w:customStyle="1" w:styleId="CommentTextChar">
    <w:name w:val="Comment Text Char"/>
    <w:basedOn w:val="DefaultParagraphFont"/>
    <w:link w:val="CommentText"/>
    <w:uiPriority w:val="99"/>
    <w:rsid w:val="00B0197B"/>
    <w:rPr>
      <w:rFonts w:cs="Times New Roman"/>
      <w:kern w:val="0"/>
      <w:szCs w:val="20"/>
      <w14:ligatures w14:val="none"/>
    </w:rPr>
  </w:style>
  <w:style w:type="paragraph" w:styleId="CommentSubject">
    <w:name w:val="annotation subject"/>
    <w:basedOn w:val="CommentText"/>
    <w:next w:val="CommentText"/>
    <w:link w:val="CommentSubjectChar"/>
    <w:uiPriority w:val="99"/>
    <w:semiHidden/>
    <w:unhideWhenUsed/>
    <w:rsid w:val="00B0197B"/>
    <w:rPr>
      <w:b/>
      <w:bCs/>
    </w:rPr>
  </w:style>
  <w:style w:type="character" w:customStyle="1" w:styleId="CommentSubjectChar">
    <w:name w:val="Comment Subject Char"/>
    <w:basedOn w:val="CommentTextChar"/>
    <w:link w:val="CommentSubject"/>
    <w:uiPriority w:val="99"/>
    <w:semiHidden/>
    <w:rsid w:val="00B0197B"/>
    <w:rPr>
      <w:rFonts w:cs="Times New Roman"/>
      <w:b/>
      <w:bCs/>
      <w:kern w:val="0"/>
      <w:szCs w:val="20"/>
      <w14:ligatures w14:val="none"/>
    </w:rPr>
  </w:style>
  <w:style w:type="character" w:customStyle="1" w:styleId="a">
    <w:name w:val="для шаблона привлечения"/>
    <w:uiPriority w:val="1"/>
    <w:rsid w:val="00B0197B"/>
    <w:rPr>
      <w:rFonts w:ascii="Times New Roman" w:hAnsi="Times New Roman"/>
      <w:sz w:val="28"/>
    </w:rPr>
  </w:style>
  <w:style w:type="paragraph" w:customStyle="1" w:styleId="decree">
    <w:name w:val="decree"/>
    <w:basedOn w:val="ListParagraph"/>
    <w:qFormat/>
    <w:rsid w:val="00B0197B"/>
    <w:pPr>
      <w:widowControl w:val="0"/>
      <w:numPr>
        <w:numId w:val="19"/>
      </w:numPr>
      <w:spacing w:before="240" w:after="240"/>
      <w:contextualSpacing w:val="0"/>
    </w:pPr>
  </w:style>
  <w:style w:type="character" w:styleId="Strong">
    <w:name w:val="Strong"/>
    <w:basedOn w:val="DefaultParagraphFont"/>
    <w:uiPriority w:val="22"/>
    <w:qFormat/>
    <w:rsid w:val="00003EE5"/>
    <w:rPr>
      <w:b/>
      <w:bCs/>
    </w:rPr>
  </w:style>
  <w:style w:type="character" w:styleId="Emphasis">
    <w:name w:val="Emphasis"/>
    <w:basedOn w:val="DefaultParagraphFont"/>
    <w:uiPriority w:val="20"/>
    <w:qFormat/>
    <w:rsid w:val="00003EE5"/>
    <w:rPr>
      <w:i/>
      <w:iCs/>
    </w:rPr>
  </w:style>
  <w:style w:type="paragraph" w:customStyle="1" w:styleId="isselectedend">
    <w:name w:val="isselectedend"/>
    <w:basedOn w:val="Normal"/>
    <w:rsid w:val="00824C23"/>
    <w:pPr>
      <w:spacing w:before="100" w:beforeAutospacing="1" w:after="100" w:afterAutospacing="1" w:line="240" w:lineRule="auto"/>
      <w:jc w:val="left"/>
    </w:pPr>
    <w:rPr>
      <w:rFonts w:eastAsia="Times New Roman"/>
      <w:sz w:val="24"/>
      <w:szCs w:val="24"/>
      <w:lang w:val="en-IN" w:eastAsia="en-IN"/>
    </w:rPr>
  </w:style>
  <w:style w:type="paragraph" w:styleId="Revision">
    <w:name w:val="Revision"/>
    <w:hidden/>
    <w:uiPriority w:val="99"/>
    <w:semiHidden/>
    <w:rsid w:val="00D0194C"/>
    <w:pPr>
      <w:spacing w:before="0" w:after="0" w:line="240" w:lineRule="auto"/>
      <w:ind w:left="0" w:firstLine="0"/>
      <w:jc w:val="left"/>
    </w:pPr>
    <w:rPr>
      <w:rFonts w:cs="Times New Roman"/>
      <w:kern w:val="0"/>
      <w14:ligatures w14:val="none"/>
    </w:rPr>
  </w:style>
  <w:style w:type="paragraph" w:styleId="FootnoteText">
    <w:name w:val="footnote text"/>
    <w:basedOn w:val="Normal"/>
    <w:link w:val="FootnoteTextChar"/>
    <w:uiPriority w:val="99"/>
    <w:unhideWhenUsed/>
    <w:rsid w:val="0012764D"/>
    <w:pPr>
      <w:spacing w:line="240" w:lineRule="auto"/>
      <w:ind w:left="357" w:firstLine="0"/>
    </w:pPr>
    <w:rPr>
      <w:rFonts w:ascii="Garamond" w:hAnsi="Garamond"/>
      <w:sz w:val="16"/>
    </w:rPr>
  </w:style>
  <w:style w:type="character" w:customStyle="1" w:styleId="FootnoteTextChar">
    <w:name w:val="Footnote Text Char"/>
    <w:basedOn w:val="DefaultParagraphFont"/>
    <w:link w:val="FootnoteText"/>
    <w:uiPriority w:val="99"/>
    <w:rsid w:val="0012764D"/>
    <w:rPr>
      <w:rFonts w:ascii="Garamond" w:hAnsi="Garamond"/>
      <w:sz w:val="16"/>
    </w:rPr>
  </w:style>
  <w:style w:type="character" w:styleId="FootnoteReference">
    <w:name w:val="footnote reference"/>
    <w:basedOn w:val="DefaultParagraphFont"/>
    <w:uiPriority w:val="99"/>
    <w:semiHidden/>
    <w:unhideWhenUsed/>
    <w:rsid w:val="00B34426"/>
    <w:rPr>
      <w:vertAlign w:val="superscript"/>
    </w:rPr>
  </w:style>
  <w:style w:type="character" w:styleId="Hyperlink">
    <w:name w:val="Hyperlink"/>
    <w:basedOn w:val="DefaultParagraphFont"/>
    <w:uiPriority w:val="99"/>
    <w:unhideWhenUsed/>
    <w:rsid w:val="00E22EC6"/>
    <w:rPr>
      <w:color w:val="467886" w:themeColor="hyperlink"/>
      <w:u w:val="single"/>
    </w:rPr>
  </w:style>
  <w:style w:type="character" w:styleId="UnresolvedMention">
    <w:name w:val="Unresolved Mention"/>
    <w:basedOn w:val="DefaultParagraphFont"/>
    <w:uiPriority w:val="99"/>
    <w:semiHidden/>
    <w:unhideWhenUsed/>
    <w:rsid w:val="00E22EC6"/>
    <w:rPr>
      <w:color w:val="605E5C"/>
      <w:shd w:val="clear" w:color="auto" w:fill="E1DFDD"/>
    </w:rPr>
  </w:style>
  <w:style w:type="character" w:styleId="FollowedHyperlink">
    <w:name w:val="FollowedHyperlink"/>
    <w:basedOn w:val="DefaultParagraphFont"/>
    <w:uiPriority w:val="99"/>
    <w:semiHidden/>
    <w:unhideWhenUsed/>
    <w:rsid w:val="000156D5"/>
    <w:rPr>
      <w:color w:val="96607D" w:themeColor="followedHyperlink"/>
      <w:u w:val="single"/>
    </w:rPr>
  </w:style>
  <w:style w:type="paragraph" w:styleId="Header">
    <w:name w:val="header"/>
    <w:basedOn w:val="Normal"/>
    <w:link w:val="HeaderChar"/>
    <w:uiPriority w:val="99"/>
    <w:unhideWhenUsed/>
    <w:rsid w:val="00BE59D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E59DB"/>
  </w:style>
  <w:style w:type="paragraph" w:styleId="Footer">
    <w:name w:val="footer"/>
    <w:basedOn w:val="Normal"/>
    <w:link w:val="FooterChar"/>
    <w:uiPriority w:val="99"/>
    <w:unhideWhenUsed/>
    <w:rsid w:val="00BE59D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E5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mha.gov.in/sites/default/files/2022-08/ISII_ComprehensiveGuidelines1603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EB0B9-6C66-4710-859C-E05AD36CC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9</Pages>
  <Words>3716</Words>
  <Characters>21183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Sharma</dc:creator>
  <cp:keywords/>
  <dc:description/>
  <cp:lastModifiedBy>Vedanshi Mishra</cp:lastModifiedBy>
  <cp:revision>30</cp:revision>
  <dcterms:created xsi:type="dcterms:W3CDTF">2026-09-15T10:42:00Z</dcterms:created>
  <dcterms:modified xsi:type="dcterms:W3CDTF">2026-09-15T16:26:00Z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91de2b65-7908-4681-9220-5f4eed3b4f32</vt:lpwstr>
  </property>
</Properties>
</file>